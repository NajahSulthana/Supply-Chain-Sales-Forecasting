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F0FCD" w14:textId="77777777" w:rsidR="00803F4C" w:rsidRDefault="00803F4C" w:rsidP="00F4539A">
      <w:pPr>
        <w:jc w:val="center"/>
        <w:rPr>
          <w:rFonts w:ascii="Times New Roman" w:hAnsi="Times New Roman" w:cs="Times New Roman"/>
        </w:rPr>
      </w:pPr>
    </w:p>
    <w:p w14:paraId="45BB0C58" w14:textId="77777777" w:rsidR="00057570" w:rsidRDefault="00057570" w:rsidP="00F4539A">
      <w:pPr>
        <w:jc w:val="center"/>
        <w:rPr>
          <w:rFonts w:ascii="Times New Roman" w:hAnsi="Times New Roman" w:cs="Times New Roman"/>
        </w:rPr>
      </w:pPr>
    </w:p>
    <w:p w14:paraId="173F0F5F" w14:textId="77777777" w:rsidR="00F4539A" w:rsidRDefault="00F4539A" w:rsidP="00F4539A">
      <w:pPr>
        <w:jc w:val="center"/>
        <w:rPr>
          <w:rFonts w:ascii="Times New Roman" w:hAnsi="Times New Roman" w:cs="Times New Roman"/>
        </w:rPr>
      </w:pPr>
    </w:p>
    <w:p w14:paraId="740B2A12" w14:textId="02746948" w:rsidR="00F4539A" w:rsidRDefault="00F4539A" w:rsidP="00F4539A">
      <w:pPr>
        <w:jc w:val="center"/>
        <w:rPr>
          <w:rFonts w:ascii="Times New Roman" w:hAnsi="Times New Roman" w:cs="Times New Roman"/>
        </w:rPr>
      </w:pPr>
      <w:r>
        <w:rPr>
          <w:noProof/>
        </w:rPr>
        <w:drawing>
          <wp:inline distT="0" distB="0" distL="0" distR="0" wp14:anchorId="70A466E3" wp14:editId="61A6AAF3">
            <wp:extent cx="1400175" cy="1400175"/>
            <wp:effectExtent l="0" t="0" r="9525" b="9525"/>
            <wp:docPr id="370463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inline>
        </w:drawing>
      </w:r>
    </w:p>
    <w:p w14:paraId="6988C540" w14:textId="77777777" w:rsidR="00F4539A" w:rsidRDefault="00F4539A" w:rsidP="00F4539A">
      <w:pPr>
        <w:jc w:val="center"/>
        <w:rPr>
          <w:rFonts w:ascii="Times New Roman" w:hAnsi="Times New Roman" w:cs="Times New Roman"/>
        </w:rPr>
      </w:pPr>
    </w:p>
    <w:p w14:paraId="1C96A711" w14:textId="583E1B35" w:rsidR="00F4539A" w:rsidRPr="00057570" w:rsidRDefault="00F4539A" w:rsidP="00F4539A">
      <w:pPr>
        <w:jc w:val="center"/>
        <w:rPr>
          <w:rFonts w:ascii="Times New Roman" w:hAnsi="Times New Roman" w:cs="Times New Roman"/>
          <w:b/>
          <w:bCs/>
          <w:sz w:val="36"/>
          <w:szCs w:val="36"/>
        </w:rPr>
      </w:pPr>
      <w:r w:rsidRPr="00057570">
        <w:rPr>
          <w:rFonts w:ascii="Times New Roman" w:hAnsi="Times New Roman" w:cs="Times New Roman"/>
          <w:b/>
          <w:bCs/>
          <w:sz w:val="36"/>
          <w:szCs w:val="36"/>
        </w:rPr>
        <w:t>FINAL PROJECT REPORT</w:t>
      </w:r>
    </w:p>
    <w:p w14:paraId="57201991" w14:textId="269C3707" w:rsidR="00057570" w:rsidRDefault="00057570" w:rsidP="00057570">
      <w:pPr>
        <w:spacing w:after="240"/>
        <w:jc w:val="center"/>
        <w:rPr>
          <w:rFonts w:ascii="Times New Roman" w:hAnsi="Times New Roman" w:cs="Times New Roman"/>
          <w:sz w:val="28"/>
          <w:szCs w:val="28"/>
        </w:rPr>
      </w:pPr>
      <w:r>
        <w:rPr>
          <w:rFonts w:ascii="Times New Roman" w:hAnsi="Times New Roman" w:cs="Times New Roman"/>
          <w:sz w:val="28"/>
          <w:szCs w:val="28"/>
        </w:rPr>
        <w:t>ON</w:t>
      </w:r>
    </w:p>
    <w:p w14:paraId="26307072" w14:textId="77777777" w:rsidR="00057570" w:rsidRPr="00057570" w:rsidRDefault="00057570" w:rsidP="00057570">
      <w:pPr>
        <w:spacing w:after="240"/>
        <w:jc w:val="center"/>
        <w:rPr>
          <w:rFonts w:ascii="Times New Roman" w:hAnsi="Times New Roman" w:cs="Times New Roman"/>
          <w:sz w:val="2"/>
          <w:szCs w:val="2"/>
        </w:rPr>
      </w:pPr>
    </w:p>
    <w:p w14:paraId="28620072" w14:textId="70147176" w:rsidR="00057570" w:rsidRDefault="00057570" w:rsidP="00057570">
      <w:pPr>
        <w:pStyle w:val="BodyText"/>
      </w:pPr>
      <w:r>
        <w:t>PREDICTIVE MODELLING FOR SUPPLY CHAIN SUCCESS</w:t>
      </w:r>
    </w:p>
    <w:p w14:paraId="3525726A" w14:textId="77777777" w:rsidR="00057570" w:rsidRDefault="00057570" w:rsidP="00057570">
      <w:pPr>
        <w:pStyle w:val="BodyText"/>
      </w:pPr>
    </w:p>
    <w:p w14:paraId="64F2AFC2" w14:textId="77777777" w:rsidR="00057570" w:rsidRDefault="00057570" w:rsidP="00057570">
      <w:pPr>
        <w:pStyle w:val="BodyText"/>
      </w:pPr>
    </w:p>
    <w:p w14:paraId="2A3B75AE" w14:textId="77777777" w:rsidR="00057570" w:rsidRPr="00057570" w:rsidRDefault="00057570" w:rsidP="00057570">
      <w:pPr>
        <w:pStyle w:val="BodyText"/>
      </w:pPr>
    </w:p>
    <w:p w14:paraId="6CAEA0BE" w14:textId="02599063" w:rsidR="00057570" w:rsidRDefault="00057570" w:rsidP="00057570">
      <w:pPr>
        <w:spacing w:after="60"/>
        <w:rPr>
          <w:rFonts w:ascii="Times New Roman" w:hAnsi="Times New Roman" w:cs="Times New Roman"/>
          <w:sz w:val="34"/>
          <w:szCs w:val="34"/>
        </w:rPr>
      </w:pPr>
      <w:r w:rsidRPr="00057570">
        <w:rPr>
          <w:rFonts w:ascii="Times New Roman" w:hAnsi="Times New Roman" w:cs="Times New Roman"/>
          <w:b/>
          <w:bCs/>
          <w:sz w:val="32"/>
          <w:szCs w:val="32"/>
        </w:rPr>
        <w:t xml:space="preserve">  </w:t>
      </w:r>
      <w:r w:rsidRPr="00057570">
        <w:rPr>
          <w:rFonts w:ascii="Times New Roman" w:hAnsi="Times New Roman" w:cs="Times New Roman"/>
          <w:b/>
          <w:bCs/>
          <w:sz w:val="34"/>
          <w:szCs w:val="34"/>
          <w:u w:val="single"/>
        </w:rPr>
        <w:t>Student Name</w:t>
      </w:r>
      <w:r w:rsidRPr="00057570">
        <w:rPr>
          <w:rFonts w:ascii="Times New Roman" w:hAnsi="Times New Roman" w:cs="Times New Roman"/>
          <w:b/>
          <w:bCs/>
          <w:sz w:val="32"/>
          <w:szCs w:val="32"/>
        </w:rPr>
        <w:t xml:space="preserve">: </w:t>
      </w:r>
      <w:r w:rsidRPr="00057570">
        <w:rPr>
          <w:rFonts w:ascii="Times New Roman" w:hAnsi="Times New Roman" w:cs="Times New Roman"/>
          <w:sz w:val="36"/>
          <w:szCs w:val="36"/>
        </w:rPr>
        <w:t xml:space="preserve">Najah </w:t>
      </w:r>
      <w:proofErr w:type="spellStart"/>
      <w:r w:rsidRPr="00057570">
        <w:rPr>
          <w:rFonts w:ascii="Times New Roman" w:hAnsi="Times New Roman" w:cs="Times New Roman"/>
          <w:sz w:val="36"/>
          <w:szCs w:val="36"/>
        </w:rPr>
        <w:t>Sulthana</w:t>
      </w:r>
      <w:proofErr w:type="spellEnd"/>
    </w:p>
    <w:p w14:paraId="7421BE2F" w14:textId="3C5C60DB" w:rsidR="00057570" w:rsidRDefault="00057570" w:rsidP="00057570">
      <w:pPr>
        <w:spacing w:after="0"/>
        <w:rPr>
          <w:rFonts w:ascii="Times New Roman" w:hAnsi="Times New Roman" w:cs="Times New Roman"/>
          <w:sz w:val="28"/>
          <w:szCs w:val="28"/>
        </w:rPr>
      </w:pPr>
      <w:r>
        <w:rPr>
          <w:rFonts w:ascii="Times New Roman" w:hAnsi="Times New Roman" w:cs="Times New Roman"/>
          <w:sz w:val="34"/>
          <w:szCs w:val="34"/>
        </w:rPr>
        <w:t xml:space="preserve">                            </w:t>
      </w:r>
      <w:r w:rsidRPr="00057570">
        <w:rPr>
          <w:rFonts w:ascii="Times New Roman" w:hAnsi="Times New Roman" w:cs="Times New Roman"/>
          <w:sz w:val="28"/>
          <w:szCs w:val="28"/>
        </w:rPr>
        <w:t>23BCDSBA25</w:t>
      </w:r>
    </w:p>
    <w:p w14:paraId="337C9473" w14:textId="77777777" w:rsidR="00057570" w:rsidRDefault="00057570" w:rsidP="00057570">
      <w:pPr>
        <w:spacing w:after="0"/>
        <w:rPr>
          <w:rFonts w:ascii="Times New Roman" w:hAnsi="Times New Roman" w:cs="Times New Roman"/>
          <w:sz w:val="28"/>
          <w:szCs w:val="28"/>
        </w:rPr>
      </w:pPr>
    </w:p>
    <w:p w14:paraId="3B30B782" w14:textId="77777777" w:rsidR="00057570" w:rsidRDefault="00057570" w:rsidP="00057570">
      <w:pPr>
        <w:spacing w:after="0"/>
        <w:rPr>
          <w:rFonts w:ascii="Times New Roman" w:hAnsi="Times New Roman" w:cs="Times New Roman"/>
          <w:sz w:val="28"/>
          <w:szCs w:val="28"/>
        </w:rPr>
      </w:pPr>
    </w:p>
    <w:p w14:paraId="38741421" w14:textId="77777777" w:rsidR="00057570" w:rsidRDefault="00057570" w:rsidP="00057570">
      <w:pPr>
        <w:spacing w:after="0"/>
        <w:rPr>
          <w:rFonts w:ascii="Times New Roman" w:hAnsi="Times New Roman" w:cs="Times New Roman"/>
          <w:sz w:val="28"/>
          <w:szCs w:val="28"/>
        </w:rPr>
      </w:pPr>
    </w:p>
    <w:p w14:paraId="0570D7EB" w14:textId="77777777" w:rsidR="00057570" w:rsidRDefault="00057570" w:rsidP="00057570">
      <w:pPr>
        <w:spacing w:after="0"/>
        <w:rPr>
          <w:rFonts w:ascii="Times New Roman" w:hAnsi="Times New Roman" w:cs="Times New Roman"/>
          <w:sz w:val="28"/>
          <w:szCs w:val="28"/>
        </w:rPr>
      </w:pPr>
    </w:p>
    <w:p w14:paraId="0F672891" w14:textId="77777777" w:rsidR="00057570" w:rsidRPr="00057570" w:rsidRDefault="00057570" w:rsidP="00057570">
      <w:pPr>
        <w:spacing w:after="0"/>
        <w:rPr>
          <w:rFonts w:ascii="Times New Roman" w:hAnsi="Times New Roman" w:cs="Times New Roman"/>
          <w:sz w:val="20"/>
          <w:szCs w:val="20"/>
        </w:rPr>
      </w:pPr>
    </w:p>
    <w:p w14:paraId="13709855" w14:textId="05891652" w:rsidR="00057570" w:rsidRDefault="00057570" w:rsidP="00057570">
      <w:pPr>
        <w:spacing w:after="0"/>
        <w:rPr>
          <w:rFonts w:ascii="Times New Roman" w:hAnsi="Times New Roman" w:cs="Times New Roman"/>
          <w:sz w:val="28"/>
          <w:szCs w:val="28"/>
        </w:rPr>
      </w:pPr>
      <w:r>
        <w:rPr>
          <w:rFonts w:ascii="Times New Roman" w:hAnsi="Times New Roman" w:cs="Times New Roman"/>
          <w:sz w:val="28"/>
          <w:szCs w:val="28"/>
        </w:rPr>
        <w:t xml:space="preserve">   </w:t>
      </w:r>
    </w:p>
    <w:p w14:paraId="213A2A23" w14:textId="426E977C" w:rsidR="00057570" w:rsidRDefault="00057570" w:rsidP="00057570">
      <w:pPr>
        <w:spacing w:after="80"/>
        <w:rPr>
          <w:rFonts w:ascii="Times New Roman" w:hAnsi="Times New Roman" w:cs="Times New Roman"/>
          <w:b/>
          <w:bCs/>
          <w:sz w:val="32"/>
          <w:szCs w:val="32"/>
        </w:rPr>
      </w:pPr>
      <w:r>
        <w:rPr>
          <w:rFonts w:ascii="Times New Roman" w:hAnsi="Times New Roman" w:cs="Times New Roman"/>
          <w:sz w:val="28"/>
          <w:szCs w:val="28"/>
        </w:rPr>
        <w:t xml:space="preserve">   </w:t>
      </w:r>
      <w:r>
        <w:rPr>
          <w:rFonts w:ascii="Times New Roman" w:hAnsi="Times New Roman" w:cs="Times New Roman"/>
          <w:b/>
          <w:bCs/>
          <w:sz w:val="32"/>
          <w:szCs w:val="32"/>
        </w:rPr>
        <w:t xml:space="preserve">Industry Mentor:                                                           Guided By:       </w:t>
      </w:r>
    </w:p>
    <w:p w14:paraId="58B730A4" w14:textId="59DD499D" w:rsidR="00057570" w:rsidRDefault="00057570" w:rsidP="00057570">
      <w:pPr>
        <w:spacing w:after="80"/>
        <w:rPr>
          <w:rFonts w:ascii="Times New Roman" w:hAnsi="Times New Roman" w:cs="Times New Roman"/>
          <w:sz w:val="28"/>
          <w:szCs w:val="28"/>
        </w:rPr>
      </w:pPr>
      <w:r>
        <w:rPr>
          <w:rFonts w:ascii="Times New Roman" w:hAnsi="Times New Roman" w:cs="Times New Roman"/>
          <w:b/>
          <w:bCs/>
          <w:sz w:val="32"/>
          <w:szCs w:val="32"/>
        </w:rPr>
        <w:t xml:space="preserve">   </w:t>
      </w:r>
      <w:r w:rsidRPr="00057570">
        <w:rPr>
          <w:rFonts w:ascii="Times New Roman" w:hAnsi="Times New Roman" w:cs="Times New Roman"/>
          <w:sz w:val="28"/>
          <w:szCs w:val="28"/>
        </w:rPr>
        <w:t xml:space="preserve">Mr. Ujjwal Kumar </w:t>
      </w:r>
      <w:r>
        <w:rPr>
          <w:rFonts w:ascii="Times New Roman" w:hAnsi="Times New Roman" w:cs="Times New Roman"/>
          <w:sz w:val="28"/>
          <w:szCs w:val="28"/>
        </w:rPr>
        <w:t xml:space="preserve">                                                                       Ms. Raksha Adyanthaya</w:t>
      </w:r>
    </w:p>
    <w:p w14:paraId="0603EB5F" w14:textId="77777777" w:rsidR="00057570" w:rsidRDefault="00057570" w:rsidP="00057570">
      <w:pPr>
        <w:spacing w:after="80"/>
        <w:rPr>
          <w:rFonts w:ascii="Times New Roman" w:hAnsi="Times New Roman" w:cs="Times New Roman"/>
          <w:sz w:val="28"/>
          <w:szCs w:val="28"/>
        </w:rPr>
      </w:pPr>
    </w:p>
    <w:p w14:paraId="6891B45A" w14:textId="77777777" w:rsidR="00057570" w:rsidRDefault="00057570" w:rsidP="00057570">
      <w:pPr>
        <w:spacing w:after="80"/>
        <w:jc w:val="center"/>
        <w:rPr>
          <w:rFonts w:ascii="Times New Roman" w:hAnsi="Times New Roman" w:cs="Times New Roman"/>
          <w:sz w:val="32"/>
          <w:szCs w:val="32"/>
        </w:rPr>
      </w:pPr>
    </w:p>
    <w:p w14:paraId="4E31FDAB" w14:textId="6C62C8EA" w:rsidR="002C0ED3" w:rsidRPr="00DC2750" w:rsidRDefault="00057570" w:rsidP="00DC2750">
      <w:pPr>
        <w:spacing w:after="80"/>
        <w:jc w:val="center"/>
        <w:rPr>
          <w:rFonts w:ascii="Times New Roman" w:hAnsi="Times New Roman" w:cs="Times New Roman"/>
          <w:b/>
          <w:bCs/>
          <w:sz w:val="36"/>
          <w:szCs w:val="36"/>
          <w:u w:val="single"/>
        </w:rPr>
      </w:pPr>
      <w:r w:rsidRPr="00057570">
        <w:rPr>
          <w:rFonts w:ascii="Times New Roman" w:hAnsi="Times New Roman" w:cs="Times New Roman"/>
          <w:b/>
          <w:bCs/>
          <w:sz w:val="36"/>
          <w:szCs w:val="36"/>
          <w:u w:val="single"/>
        </w:rPr>
        <w:lastRenderedPageBreak/>
        <w:t>Table of Contents</w:t>
      </w:r>
    </w:p>
    <w:p w14:paraId="64CF0FF3" w14:textId="77777777" w:rsidR="0005071F" w:rsidRPr="00102393" w:rsidRDefault="0005071F" w:rsidP="0005071F">
      <w:pPr>
        <w:rPr>
          <w:rFonts w:ascii="Times New Roman" w:hAnsi="Times New Roman" w:cs="Times New Roman"/>
          <w:sz w:val="12"/>
          <w:szCs w:val="12"/>
        </w:rPr>
      </w:pPr>
    </w:p>
    <w:tbl>
      <w:tblPr>
        <w:tblStyle w:val="GridTable1Light"/>
        <w:tblW w:w="0" w:type="auto"/>
        <w:tblInd w:w="562" w:type="dxa"/>
        <w:tblLook w:val="04A0" w:firstRow="1" w:lastRow="0" w:firstColumn="1" w:lastColumn="0" w:noHBand="0" w:noVBand="1"/>
      </w:tblPr>
      <w:tblGrid>
        <w:gridCol w:w="1424"/>
        <w:gridCol w:w="6265"/>
        <w:gridCol w:w="1708"/>
      </w:tblGrid>
      <w:tr w:rsidR="00781051" w14:paraId="193F2480" w14:textId="77777777" w:rsidTr="00492823">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424" w:type="dxa"/>
            <w:shd w:val="clear" w:color="auto" w:fill="F2F2F2" w:themeFill="background1" w:themeFillShade="F2"/>
          </w:tcPr>
          <w:p w14:paraId="0AEA53EC" w14:textId="425C00B6" w:rsidR="00595C72" w:rsidRPr="00595C72" w:rsidRDefault="00595C72" w:rsidP="00F06373">
            <w:pPr>
              <w:tabs>
                <w:tab w:val="right" w:leader="dot" w:pos="8640"/>
              </w:tabs>
              <w:spacing w:before="160" w:line="276" w:lineRule="auto"/>
              <w:jc w:val="center"/>
              <w:rPr>
                <w:rFonts w:ascii="Times New Roman" w:eastAsia="Times New Roman" w:hAnsi="Times New Roman" w:cs="Times New Roman"/>
                <w:lang w:val="en-US"/>
              </w:rPr>
            </w:pPr>
            <w:r w:rsidRPr="00595C72">
              <w:rPr>
                <w:rFonts w:ascii="Times New Roman" w:eastAsia="Times New Roman" w:hAnsi="Times New Roman" w:cs="Times New Roman"/>
                <w:lang w:val="en-US"/>
              </w:rPr>
              <w:t>Chapter No.</w:t>
            </w:r>
          </w:p>
        </w:tc>
        <w:tc>
          <w:tcPr>
            <w:tcW w:w="6265" w:type="dxa"/>
            <w:shd w:val="clear" w:color="auto" w:fill="F2F2F2" w:themeFill="background1" w:themeFillShade="F2"/>
          </w:tcPr>
          <w:p w14:paraId="5AA24672" w14:textId="06999D46" w:rsidR="00595C72" w:rsidRPr="00595C72" w:rsidRDefault="00595C72" w:rsidP="00F06373">
            <w:pPr>
              <w:tabs>
                <w:tab w:val="right" w:leader="dot" w:pos="8640"/>
              </w:tabs>
              <w:spacing w:before="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595C72">
              <w:rPr>
                <w:rFonts w:ascii="Times New Roman" w:eastAsia="Times New Roman" w:hAnsi="Times New Roman" w:cs="Times New Roman"/>
                <w:lang w:val="en-US"/>
              </w:rPr>
              <w:t>CONTENTS</w:t>
            </w:r>
          </w:p>
        </w:tc>
        <w:tc>
          <w:tcPr>
            <w:tcW w:w="1708" w:type="dxa"/>
            <w:shd w:val="clear" w:color="auto" w:fill="F2F2F2" w:themeFill="background1" w:themeFillShade="F2"/>
          </w:tcPr>
          <w:p w14:paraId="1E7568B8" w14:textId="45E8760E" w:rsidR="00595C72" w:rsidRPr="00595C72" w:rsidRDefault="00595C72" w:rsidP="00F06373">
            <w:pPr>
              <w:tabs>
                <w:tab w:val="right" w:leader="dot" w:pos="8640"/>
              </w:tabs>
              <w:spacing w:before="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595C72">
              <w:rPr>
                <w:rFonts w:ascii="Times New Roman" w:eastAsia="Times New Roman" w:hAnsi="Times New Roman" w:cs="Times New Roman"/>
                <w:lang w:val="en-US"/>
              </w:rPr>
              <w:t>Page No.</w:t>
            </w:r>
          </w:p>
        </w:tc>
      </w:tr>
      <w:tr w:rsidR="00595C72" w14:paraId="68CB02DD" w14:textId="77777777" w:rsidTr="00492823">
        <w:trPr>
          <w:trHeight w:val="406"/>
        </w:trPr>
        <w:tc>
          <w:tcPr>
            <w:cnfStyle w:val="001000000000" w:firstRow="0" w:lastRow="0" w:firstColumn="1" w:lastColumn="0" w:oddVBand="0" w:evenVBand="0" w:oddHBand="0" w:evenHBand="0" w:firstRowFirstColumn="0" w:firstRowLastColumn="0" w:lastRowFirstColumn="0" w:lastRowLastColumn="0"/>
            <w:tcW w:w="1424" w:type="dxa"/>
          </w:tcPr>
          <w:p w14:paraId="26680B2F" w14:textId="09E42A06" w:rsidR="00595C72" w:rsidRPr="00492823" w:rsidRDefault="00595C72" w:rsidP="00492823">
            <w:pPr>
              <w:tabs>
                <w:tab w:val="right" w:leader="dot" w:pos="8640"/>
              </w:tabs>
              <w:spacing w:before="160" w:line="276" w:lineRule="auto"/>
              <w:jc w:val="center"/>
              <w:rPr>
                <w:rFonts w:ascii="Times New Roman" w:eastAsia="Times New Roman" w:hAnsi="Times New Roman" w:cs="Times New Roman"/>
                <w:lang w:val="en-US"/>
              </w:rPr>
            </w:pPr>
          </w:p>
        </w:tc>
        <w:tc>
          <w:tcPr>
            <w:tcW w:w="6265" w:type="dxa"/>
          </w:tcPr>
          <w:p w14:paraId="0081C4E6" w14:textId="1B34224F" w:rsidR="00595C72" w:rsidRPr="00AA06F7" w:rsidRDefault="00AA06F7" w:rsidP="00492823">
            <w:pPr>
              <w:pStyle w:val="Header"/>
              <w:tabs>
                <w:tab w:val="clear" w:pos="4513"/>
                <w:tab w:val="clear" w:pos="9026"/>
                <w:tab w:val="right" w:leader="dot" w:pos="8640"/>
              </w:tabs>
              <w:spacing w:before="16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AA06F7">
              <w:rPr>
                <w:rFonts w:ascii="Times New Roman" w:eastAsia="Times New Roman" w:hAnsi="Times New Roman" w:cs="Times New Roman"/>
                <w:b/>
                <w:bCs/>
                <w:lang w:val="en-US"/>
              </w:rPr>
              <w:t>EXECUTIVE SUMMARY</w:t>
            </w:r>
          </w:p>
        </w:tc>
        <w:tc>
          <w:tcPr>
            <w:tcW w:w="1708" w:type="dxa"/>
          </w:tcPr>
          <w:p w14:paraId="0D6B4F39" w14:textId="26084B78" w:rsidR="00595C72" w:rsidRPr="00781051" w:rsidRDefault="00781051"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781051">
              <w:rPr>
                <w:rFonts w:ascii="Times New Roman" w:eastAsia="Times New Roman" w:hAnsi="Times New Roman" w:cs="Times New Roman"/>
                <w:lang w:val="en-US"/>
              </w:rPr>
              <w:t>4</w:t>
            </w:r>
          </w:p>
        </w:tc>
      </w:tr>
      <w:tr w:rsidR="00595C72" w14:paraId="19D28C69"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4F39D6BA" w14:textId="67AE4F4A" w:rsidR="00595C72" w:rsidRDefault="00AA06F7"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p>
        </w:tc>
        <w:tc>
          <w:tcPr>
            <w:tcW w:w="6265" w:type="dxa"/>
          </w:tcPr>
          <w:p w14:paraId="78EF7815" w14:textId="0C392465" w:rsidR="00492823" w:rsidRPr="00AA06F7" w:rsidRDefault="00AA06F7" w:rsidP="00492823">
            <w:pPr>
              <w:tabs>
                <w:tab w:val="right" w:leader="dot" w:pos="8640"/>
              </w:tabs>
              <w:spacing w:before="16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AA06F7">
              <w:rPr>
                <w:rFonts w:ascii="Times New Roman" w:eastAsia="Times New Roman" w:hAnsi="Times New Roman" w:cs="Times New Roman"/>
                <w:b/>
                <w:bCs/>
                <w:lang w:val="en-US"/>
              </w:rPr>
              <w:t>BACKGROUND</w:t>
            </w:r>
          </w:p>
        </w:tc>
        <w:tc>
          <w:tcPr>
            <w:tcW w:w="1708" w:type="dxa"/>
          </w:tcPr>
          <w:p w14:paraId="15DEA7A8" w14:textId="2743FEDB" w:rsidR="00595C72" w:rsidRPr="00781051" w:rsidRDefault="00781051"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781051">
              <w:rPr>
                <w:rFonts w:ascii="Times New Roman" w:eastAsia="Times New Roman" w:hAnsi="Times New Roman" w:cs="Times New Roman"/>
                <w:lang w:val="en-US"/>
              </w:rPr>
              <w:t>5</w:t>
            </w:r>
          </w:p>
        </w:tc>
      </w:tr>
      <w:tr w:rsidR="00492823" w14:paraId="378ACEEA"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02E7BC54" w14:textId="1D285D63" w:rsidR="00492823" w:rsidRDefault="00AA06F7"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492823">
              <w:rPr>
                <w:rFonts w:ascii="Times New Roman" w:eastAsia="Times New Roman" w:hAnsi="Times New Roman" w:cs="Times New Roman"/>
                <w:sz w:val="20"/>
                <w:szCs w:val="20"/>
                <w:lang w:val="en-US"/>
              </w:rPr>
              <w:t>.</w:t>
            </w:r>
          </w:p>
        </w:tc>
        <w:tc>
          <w:tcPr>
            <w:tcW w:w="6265" w:type="dxa"/>
          </w:tcPr>
          <w:p w14:paraId="0F308EBA" w14:textId="3D3F6472" w:rsidR="00492823" w:rsidRPr="00AA06F7" w:rsidRDefault="00AA06F7" w:rsidP="00492823">
            <w:pPr>
              <w:tabs>
                <w:tab w:val="right" w:leader="dot" w:pos="8640"/>
              </w:tabs>
              <w:spacing w:before="16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AA06F7">
              <w:rPr>
                <w:rFonts w:ascii="Times New Roman" w:eastAsia="Times New Roman" w:hAnsi="Times New Roman" w:cs="Times New Roman"/>
                <w:b/>
                <w:bCs/>
                <w:lang w:val="en-US"/>
              </w:rPr>
              <w:t>AIM</w:t>
            </w:r>
          </w:p>
        </w:tc>
        <w:tc>
          <w:tcPr>
            <w:tcW w:w="1708" w:type="dxa"/>
          </w:tcPr>
          <w:p w14:paraId="54E02F7E" w14:textId="17C4DD5F" w:rsidR="00492823" w:rsidRPr="00781051" w:rsidRDefault="003F0744"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6</w:t>
            </w:r>
          </w:p>
        </w:tc>
      </w:tr>
      <w:tr w:rsidR="00492823" w14:paraId="76C409F1"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5394AA38" w14:textId="21E3973A" w:rsidR="00492823" w:rsidRDefault="00AA06F7"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w:t>
            </w:r>
            <w:r w:rsidR="00492823">
              <w:rPr>
                <w:rFonts w:ascii="Times New Roman" w:eastAsia="Times New Roman" w:hAnsi="Times New Roman" w:cs="Times New Roman"/>
                <w:sz w:val="20"/>
                <w:szCs w:val="20"/>
                <w:lang w:val="en-US"/>
              </w:rPr>
              <w:t>.</w:t>
            </w:r>
          </w:p>
        </w:tc>
        <w:tc>
          <w:tcPr>
            <w:tcW w:w="6265" w:type="dxa"/>
          </w:tcPr>
          <w:p w14:paraId="146683CD" w14:textId="0BEDB50D" w:rsidR="00492823" w:rsidRPr="00AA06F7" w:rsidRDefault="00AA06F7" w:rsidP="00492823">
            <w:pPr>
              <w:pStyle w:val="Header"/>
              <w:tabs>
                <w:tab w:val="clear" w:pos="4513"/>
                <w:tab w:val="clear" w:pos="9026"/>
                <w:tab w:val="right" w:leader="dot" w:pos="8640"/>
              </w:tabs>
              <w:spacing w:before="16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AA06F7">
              <w:rPr>
                <w:rFonts w:ascii="Times New Roman" w:eastAsia="Times New Roman" w:hAnsi="Times New Roman" w:cs="Times New Roman"/>
                <w:b/>
                <w:bCs/>
                <w:lang w:val="en-US"/>
              </w:rPr>
              <w:t>TECHNOLOGIES</w:t>
            </w:r>
          </w:p>
          <w:p w14:paraId="44A84C2D" w14:textId="4E9A0277" w:rsidR="00492823" w:rsidRPr="00492823" w:rsidRDefault="00781051" w:rsidP="00492823">
            <w:pP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4.1. Hardware Architecture</w:t>
            </w:r>
          </w:p>
          <w:p w14:paraId="25D45CEA" w14:textId="055D730A" w:rsidR="00492823" w:rsidRPr="00492823" w:rsidRDefault="00781051" w:rsidP="00492823">
            <w:pP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4.2. Software Architecture</w:t>
            </w:r>
          </w:p>
          <w:p w14:paraId="09531551" w14:textId="6D12F802" w:rsidR="00492823" w:rsidRPr="00492823" w:rsidRDefault="00781051" w:rsidP="00492823">
            <w:pPr>
              <w:pStyle w:val="Header"/>
              <w:tabs>
                <w:tab w:val="clear" w:pos="4513"/>
                <w:tab w:val="clear" w:pos="9026"/>
                <w:tab w:val="right" w:leader="dot" w:pos="8640"/>
              </w:tabs>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4.3. Key libraries and Versions</w:t>
            </w:r>
          </w:p>
        </w:tc>
        <w:tc>
          <w:tcPr>
            <w:tcW w:w="1708" w:type="dxa"/>
          </w:tcPr>
          <w:p w14:paraId="15673131" w14:textId="62DC2837" w:rsidR="00781051" w:rsidRPr="00781051" w:rsidRDefault="003F0744" w:rsidP="00781051">
            <w:pPr>
              <w:tabs>
                <w:tab w:val="right" w:leader="dot" w:pos="8640"/>
              </w:tabs>
              <w:spacing w:before="16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7</w:t>
            </w:r>
          </w:p>
          <w:p w14:paraId="2BFFED56" w14:textId="363D85C0" w:rsidR="00781051" w:rsidRPr="00781051" w:rsidRDefault="003F0744" w:rsidP="00781051">
            <w:pPr>
              <w:tabs>
                <w:tab w:val="right" w:leader="dot" w:pos="8640"/>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7</w:t>
            </w:r>
          </w:p>
          <w:p w14:paraId="6145A7E6" w14:textId="3892EAAE" w:rsidR="00781051" w:rsidRPr="00781051" w:rsidRDefault="003F0744" w:rsidP="00781051">
            <w:pPr>
              <w:tabs>
                <w:tab w:val="right" w:leader="dot" w:pos="8640"/>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7</w:t>
            </w:r>
          </w:p>
          <w:p w14:paraId="53657846" w14:textId="047C8EB1" w:rsidR="00781051" w:rsidRPr="00781051" w:rsidRDefault="003F0744" w:rsidP="00781051">
            <w:pPr>
              <w:tabs>
                <w:tab w:val="right" w:leader="dot" w:pos="8640"/>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8</w:t>
            </w:r>
          </w:p>
        </w:tc>
      </w:tr>
      <w:tr w:rsidR="00AA06F7" w14:paraId="0257480F" w14:textId="77777777" w:rsidTr="00AA06F7">
        <w:trPr>
          <w:trHeight w:val="1546"/>
        </w:trPr>
        <w:tc>
          <w:tcPr>
            <w:cnfStyle w:val="001000000000" w:firstRow="0" w:lastRow="0" w:firstColumn="1" w:lastColumn="0" w:oddVBand="0" w:evenVBand="0" w:oddHBand="0" w:evenHBand="0" w:firstRowFirstColumn="0" w:firstRowLastColumn="0" w:lastRowFirstColumn="0" w:lastRowLastColumn="0"/>
            <w:tcW w:w="1424" w:type="dxa"/>
          </w:tcPr>
          <w:p w14:paraId="52A5ED0F" w14:textId="2702FEB9" w:rsidR="00AA06F7" w:rsidRDefault="00AA06F7"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w:t>
            </w:r>
          </w:p>
        </w:tc>
        <w:tc>
          <w:tcPr>
            <w:tcW w:w="6265" w:type="dxa"/>
          </w:tcPr>
          <w:p w14:paraId="01E6117C" w14:textId="0DA9146E" w:rsidR="00AA06F7" w:rsidRPr="00AA06F7" w:rsidRDefault="00AA06F7" w:rsidP="00492823">
            <w:pPr>
              <w:pStyle w:val="Header"/>
              <w:tabs>
                <w:tab w:val="clear" w:pos="4513"/>
                <w:tab w:val="clear" w:pos="9026"/>
                <w:tab w:val="right" w:leader="dot" w:pos="8640"/>
              </w:tabs>
              <w:spacing w:before="16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AA06F7">
              <w:rPr>
                <w:rFonts w:ascii="Times New Roman" w:eastAsia="Times New Roman" w:hAnsi="Times New Roman" w:cs="Times New Roman"/>
                <w:b/>
                <w:bCs/>
                <w:lang w:val="en-US"/>
              </w:rPr>
              <w:t>SYSTEM REQUIREMENT</w:t>
            </w:r>
          </w:p>
          <w:p w14:paraId="4D8384C7" w14:textId="1C6F1500" w:rsidR="00AA06F7" w:rsidRPr="00AA06F7" w:rsidRDefault="00AA06F7" w:rsidP="00AA06F7">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AA06F7">
              <w:rPr>
                <w:rFonts w:ascii="Times New Roman" w:eastAsia="Times New Roman" w:hAnsi="Times New Roman" w:cs="Times New Roman"/>
                <w:lang w:val="en-US"/>
              </w:rPr>
              <w:t>4.1.  Functional Requirements</w:t>
            </w:r>
            <w:r w:rsidRPr="00AA06F7">
              <w:rPr>
                <w:rFonts w:ascii="Times New Roman" w:eastAsia="Times New Roman" w:hAnsi="Times New Roman" w:cs="Times New Roman"/>
                <w:lang w:val="en-US"/>
              </w:rPr>
              <w:tab/>
            </w:r>
          </w:p>
          <w:p w14:paraId="4989A620" w14:textId="60A105F9" w:rsidR="00AA06F7" w:rsidRPr="00AA06F7" w:rsidRDefault="00AA06F7" w:rsidP="00AA06F7">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AA06F7">
              <w:rPr>
                <w:rFonts w:ascii="Times New Roman" w:eastAsia="Times New Roman" w:hAnsi="Times New Roman" w:cs="Times New Roman"/>
                <w:lang w:val="en-US"/>
              </w:rPr>
              <w:t>4.2.  User Requirements</w:t>
            </w:r>
            <w:r w:rsidRPr="00AA06F7">
              <w:rPr>
                <w:rFonts w:ascii="Times New Roman" w:eastAsia="Times New Roman" w:hAnsi="Times New Roman" w:cs="Times New Roman"/>
                <w:lang w:val="en-US"/>
              </w:rPr>
              <w:tab/>
            </w:r>
          </w:p>
          <w:p w14:paraId="428435A9" w14:textId="66D6FC7C" w:rsidR="00AA06F7" w:rsidRPr="00492823" w:rsidRDefault="00AA06F7" w:rsidP="00AA06F7">
            <w:pPr>
              <w:pStyle w:val="Header"/>
              <w:tabs>
                <w:tab w:val="clear" w:pos="4513"/>
                <w:tab w:val="clear" w:pos="9026"/>
                <w:tab w:val="right" w:leader="dot" w:pos="8640"/>
              </w:tabs>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AA06F7">
              <w:rPr>
                <w:rFonts w:ascii="Times New Roman" w:eastAsia="Times New Roman" w:hAnsi="Times New Roman" w:cs="Times New Roman"/>
                <w:lang w:val="en-US"/>
              </w:rPr>
              <w:t>4.3.  Environmental Requirements</w:t>
            </w:r>
          </w:p>
        </w:tc>
        <w:tc>
          <w:tcPr>
            <w:tcW w:w="1708" w:type="dxa"/>
          </w:tcPr>
          <w:p w14:paraId="338EF9A2" w14:textId="1F6CC0C7" w:rsidR="00AA06F7" w:rsidRDefault="003F0744" w:rsidP="00781051">
            <w:pPr>
              <w:tabs>
                <w:tab w:val="right" w:leader="dot" w:pos="8640"/>
              </w:tabs>
              <w:spacing w:before="16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9</w:t>
            </w:r>
          </w:p>
          <w:p w14:paraId="4B520F46" w14:textId="51781CD3" w:rsidR="00AA06F7" w:rsidRDefault="003F0744" w:rsidP="00AA06F7">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9</w:t>
            </w:r>
          </w:p>
          <w:p w14:paraId="29C2D3E1" w14:textId="7D3DED89" w:rsidR="00AA06F7" w:rsidRDefault="003F0744" w:rsidP="00AA06F7">
            <w:pPr>
              <w:tabs>
                <w:tab w:val="right" w:leader="dot" w:pos="8640"/>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9</w:t>
            </w:r>
          </w:p>
          <w:p w14:paraId="650B6CBC" w14:textId="6967B6E0" w:rsidR="00AA06F7" w:rsidRPr="00781051" w:rsidRDefault="003F0744" w:rsidP="00AA06F7">
            <w:pPr>
              <w:tabs>
                <w:tab w:val="right" w:leader="dot" w:pos="8640"/>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10</w:t>
            </w:r>
          </w:p>
        </w:tc>
      </w:tr>
      <w:tr w:rsidR="00492823" w14:paraId="094909C6"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3DE0E95D" w14:textId="32CB1F81" w:rsidR="00492823" w:rsidRDefault="00AA06F7"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w:t>
            </w:r>
            <w:r w:rsidR="00492823">
              <w:rPr>
                <w:rFonts w:ascii="Times New Roman" w:eastAsia="Times New Roman" w:hAnsi="Times New Roman" w:cs="Times New Roman"/>
                <w:sz w:val="20"/>
                <w:szCs w:val="20"/>
                <w:lang w:val="en-US"/>
              </w:rPr>
              <w:t>.</w:t>
            </w:r>
          </w:p>
        </w:tc>
        <w:tc>
          <w:tcPr>
            <w:tcW w:w="6265" w:type="dxa"/>
          </w:tcPr>
          <w:p w14:paraId="52238B42" w14:textId="50830685" w:rsidR="00492823" w:rsidRPr="00AA06F7" w:rsidRDefault="00AA06F7" w:rsidP="00492823">
            <w:pPr>
              <w:pStyle w:val="Header"/>
              <w:tabs>
                <w:tab w:val="clear" w:pos="4513"/>
                <w:tab w:val="clear" w:pos="9026"/>
                <w:tab w:val="right" w:leader="dot" w:pos="8640"/>
              </w:tabs>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AA06F7">
              <w:rPr>
                <w:rFonts w:ascii="Times New Roman" w:eastAsia="Times New Roman" w:hAnsi="Times New Roman" w:cs="Times New Roman"/>
                <w:b/>
                <w:bCs/>
                <w:lang w:val="en-US"/>
              </w:rPr>
              <w:t xml:space="preserve">DESIGN AND ARCHITECTURE </w:t>
            </w:r>
          </w:p>
          <w:p w14:paraId="7EC9B4E3" w14:textId="55A0798A"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Pr>
                <w:rFonts w:ascii="Times New Roman" w:eastAsia="Times New Roman" w:hAnsi="Times New Roman" w:cs="Times New Roman"/>
                <w:lang w:val="en-US"/>
              </w:rPr>
              <w:t xml:space="preserve">5.1. </w:t>
            </w:r>
            <w:r w:rsidR="00492823" w:rsidRPr="00492823">
              <w:rPr>
                <w:rFonts w:ascii="Times New Roman" w:eastAsia="Times New Roman" w:hAnsi="Times New Roman" w:cs="Times New Roman"/>
                <w:lang w:val="en-US"/>
              </w:rPr>
              <w:t>System Architecture Overview</w:t>
            </w:r>
            <w:r w:rsidR="00492823" w:rsidRPr="00492823">
              <w:rPr>
                <w:rFonts w:ascii="Times New Roman" w:eastAsia="Times New Roman" w:hAnsi="Times New Roman" w:cs="Times New Roman"/>
                <w:lang w:val="en-US"/>
              </w:rPr>
              <w:tab/>
            </w:r>
          </w:p>
          <w:p w14:paraId="1B2D594F" w14:textId="08638631"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5.2.  Pipeline Design</w:t>
            </w:r>
            <w:r w:rsidR="00492823" w:rsidRPr="00492823">
              <w:rPr>
                <w:rFonts w:ascii="Times New Roman" w:eastAsia="Times New Roman" w:hAnsi="Times New Roman" w:cs="Times New Roman"/>
                <w:lang w:val="en-US"/>
              </w:rPr>
              <w:tab/>
            </w:r>
          </w:p>
          <w:p w14:paraId="35C7F475" w14:textId="6D1FBE38"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5.3.  Data Flow Diagram</w:t>
            </w:r>
            <w:r w:rsidR="00492823" w:rsidRPr="00492823">
              <w:rPr>
                <w:rFonts w:ascii="Times New Roman" w:eastAsia="Times New Roman" w:hAnsi="Times New Roman" w:cs="Times New Roman"/>
                <w:lang w:val="en-US"/>
              </w:rPr>
              <w:tab/>
            </w:r>
          </w:p>
          <w:p w14:paraId="52F9EE4A" w14:textId="75D161ED"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5.4.  Feature Engineering Design</w:t>
            </w:r>
            <w:r w:rsidR="00492823" w:rsidRPr="00492823">
              <w:rPr>
                <w:rFonts w:ascii="Times New Roman" w:eastAsia="Times New Roman" w:hAnsi="Times New Roman" w:cs="Times New Roman"/>
                <w:lang w:val="en-US"/>
              </w:rPr>
              <w:tab/>
            </w:r>
          </w:p>
          <w:p w14:paraId="59377927" w14:textId="6010ED62"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5.5.  Model Architecture</w:t>
            </w:r>
            <w:r w:rsidR="00492823" w:rsidRPr="00492823">
              <w:rPr>
                <w:rFonts w:ascii="Times New Roman" w:eastAsia="Times New Roman" w:hAnsi="Times New Roman" w:cs="Times New Roman"/>
                <w:lang w:val="en-US"/>
              </w:rPr>
              <w:tab/>
            </w:r>
          </w:p>
          <w:p w14:paraId="78656435" w14:textId="046FC30A" w:rsidR="00492823" w:rsidRPr="00492823" w:rsidRDefault="00781051" w:rsidP="00492823">
            <w:pPr>
              <w:pStyle w:val="Header"/>
              <w:tabs>
                <w:tab w:val="clear" w:pos="4513"/>
                <w:tab w:val="clear" w:pos="9026"/>
                <w:tab w:val="right" w:leader="dot" w:pos="8640"/>
              </w:tabs>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5.6.  Key Design Decisions</w:t>
            </w:r>
          </w:p>
        </w:tc>
        <w:tc>
          <w:tcPr>
            <w:tcW w:w="1708" w:type="dxa"/>
          </w:tcPr>
          <w:p w14:paraId="6F54F88A" w14:textId="2A0585F6" w:rsidR="00492823" w:rsidRDefault="003F0744" w:rsidP="00AA06F7">
            <w:pPr>
              <w:tabs>
                <w:tab w:val="right" w:leader="dot" w:pos="8640"/>
              </w:tabs>
              <w:spacing w:before="16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11</w:t>
            </w:r>
          </w:p>
          <w:p w14:paraId="226BD4CB" w14:textId="762DC246" w:rsidR="00AA06F7" w:rsidRDefault="003F0744" w:rsidP="00AA06F7">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11</w:t>
            </w:r>
          </w:p>
          <w:p w14:paraId="18A0DB0F" w14:textId="62BB5B14" w:rsidR="00AA06F7" w:rsidRDefault="00AA06F7" w:rsidP="00AA06F7">
            <w:pPr>
              <w:tabs>
                <w:tab w:val="right" w:leader="dot" w:pos="8640"/>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1</w:t>
            </w:r>
            <w:r w:rsidR="003F0744">
              <w:rPr>
                <w:rFonts w:ascii="Times New Roman" w:eastAsia="Times New Roman" w:hAnsi="Times New Roman" w:cs="Times New Roman"/>
                <w:lang w:val="en-US"/>
              </w:rPr>
              <w:t>1</w:t>
            </w:r>
          </w:p>
          <w:p w14:paraId="15FFD2AC" w14:textId="472E8ED8" w:rsidR="00AA06F7" w:rsidRDefault="00AA06F7" w:rsidP="00AA06F7">
            <w:pPr>
              <w:tabs>
                <w:tab w:val="right" w:leader="dot" w:pos="8640"/>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1</w:t>
            </w:r>
            <w:r w:rsidR="003F0744">
              <w:rPr>
                <w:rFonts w:ascii="Times New Roman" w:eastAsia="Times New Roman" w:hAnsi="Times New Roman" w:cs="Times New Roman"/>
                <w:lang w:val="en-US"/>
              </w:rPr>
              <w:t>2</w:t>
            </w:r>
          </w:p>
          <w:p w14:paraId="2D5EC1F0" w14:textId="267D8846" w:rsidR="00AA06F7" w:rsidRDefault="00AA06F7" w:rsidP="00AA06F7">
            <w:pPr>
              <w:tabs>
                <w:tab w:val="right" w:leader="dot" w:pos="8640"/>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1</w:t>
            </w:r>
            <w:r w:rsidR="003F0744">
              <w:rPr>
                <w:rFonts w:ascii="Times New Roman" w:eastAsia="Times New Roman" w:hAnsi="Times New Roman" w:cs="Times New Roman"/>
                <w:lang w:val="en-US"/>
              </w:rPr>
              <w:t>2</w:t>
            </w:r>
          </w:p>
          <w:p w14:paraId="03C0FCA6" w14:textId="042723CB" w:rsidR="00AA06F7" w:rsidRDefault="00AA06F7" w:rsidP="00AA06F7">
            <w:pPr>
              <w:tabs>
                <w:tab w:val="right" w:leader="dot" w:pos="8640"/>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1</w:t>
            </w:r>
            <w:r w:rsidR="003F0744">
              <w:rPr>
                <w:rFonts w:ascii="Times New Roman" w:eastAsia="Times New Roman" w:hAnsi="Times New Roman" w:cs="Times New Roman"/>
                <w:lang w:val="en-US"/>
              </w:rPr>
              <w:t>3</w:t>
            </w:r>
          </w:p>
          <w:p w14:paraId="64C233C5" w14:textId="5CA50FD9" w:rsidR="00AA06F7" w:rsidRPr="00781051" w:rsidRDefault="00AA06F7" w:rsidP="00AA06F7">
            <w:pPr>
              <w:tabs>
                <w:tab w:val="right" w:leader="dot" w:pos="8640"/>
              </w:tabs>
              <w:spacing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1</w:t>
            </w:r>
            <w:r w:rsidR="003F0744">
              <w:rPr>
                <w:rFonts w:ascii="Times New Roman" w:eastAsia="Times New Roman" w:hAnsi="Times New Roman" w:cs="Times New Roman"/>
                <w:lang w:val="en-US"/>
              </w:rPr>
              <w:t>4</w:t>
            </w:r>
          </w:p>
        </w:tc>
      </w:tr>
      <w:tr w:rsidR="00492823" w14:paraId="2C19DC6E"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0EEC4F15" w14:textId="32C9120F" w:rsidR="00492823" w:rsidRDefault="00AA06F7"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w:t>
            </w:r>
            <w:r w:rsidR="00492823">
              <w:rPr>
                <w:rFonts w:ascii="Times New Roman" w:eastAsia="Times New Roman" w:hAnsi="Times New Roman" w:cs="Times New Roman"/>
                <w:sz w:val="20"/>
                <w:szCs w:val="20"/>
                <w:lang w:val="en-US"/>
              </w:rPr>
              <w:t>.</w:t>
            </w:r>
          </w:p>
        </w:tc>
        <w:tc>
          <w:tcPr>
            <w:tcW w:w="6265" w:type="dxa"/>
          </w:tcPr>
          <w:p w14:paraId="4B2053B9" w14:textId="41469F34" w:rsidR="00492823" w:rsidRPr="00AA06F7" w:rsidRDefault="00AA06F7" w:rsidP="00492823">
            <w:pPr>
              <w:pStyle w:val="Header"/>
              <w:tabs>
                <w:tab w:val="clear" w:pos="4513"/>
                <w:tab w:val="clear" w:pos="9026"/>
                <w:tab w:val="right" w:leader="dot" w:pos="8640"/>
              </w:tabs>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AA06F7">
              <w:rPr>
                <w:rFonts w:ascii="Times New Roman" w:eastAsia="Times New Roman" w:hAnsi="Times New Roman" w:cs="Times New Roman"/>
                <w:b/>
                <w:bCs/>
                <w:lang w:val="en-US"/>
              </w:rPr>
              <w:t>IMPLEMENTATION</w:t>
            </w:r>
          </w:p>
          <w:p w14:paraId="6E6C9436" w14:textId="7F597365"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6.1.  Overview</w:t>
            </w:r>
            <w:r w:rsidR="00492823" w:rsidRPr="00492823">
              <w:rPr>
                <w:rFonts w:ascii="Times New Roman" w:eastAsia="Times New Roman" w:hAnsi="Times New Roman" w:cs="Times New Roman"/>
                <w:lang w:val="en-US"/>
              </w:rPr>
              <w:tab/>
            </w:r>
          </w:p>
          <w:p w14:paraId="567EE064" w14:textId="25ACDBCF"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6.2.  Step 1 - Data Loading</w:t>
            </w:r>
            <w:r w:rsidR="00492823" w:rsidRPr="00492823">
              <w:rPr>
                <w:rFonts w:ascii="Times New Roman" w:eastAsia="Times New Roman" w:hAnsi="Times New Roman" w:cs="Times New Roman"/>
                <w:lang w:val="en-US"/>
              </w:rPr>
              <w:tab/>
            </w:r>
          </w:p>
          <w:p w14:paraId="5C733112" w14:textId="73796040"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6.3.  Step 2 - Data Cleaning and Preprocessing</w:t>
            </w:r>
            <w:r w:rsidR="00492823" w:rsidRPr="00492823">
              <w:rPr>
                <w:rFonts w:ascii="Times New Roman" w:eastAsia="Times New Roman" w:hAnsi="Times New Roman" w:cs="Times New Roman"/>
                <w:lang w:val="en-US"/>
              </w:rPr>
              <w:tab/>
            </w:r>
          </w:p>
          <w:p w14:paraId="4A2E6A16" w14:textId="126E5F1B"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6.4.  Step 3 - Feature Engineering</w:t>
            </w:r>
            <w:r w:rsidR="00492823" w:rsidRPr="00492823">
              <w:rPr>
                <w:rFonts w:ascii="Times New Roman" w:eastAsia="Times New Roman" w:hAnsi="Times New Roman" w:cs="Times New Roman"/>
                <w:lang w:val="en-US"/>
              </w:rPr>
              <w:tab/>
            </w:r>
          </w:p>
          <w:p w14:paraId="71A8B311" w14:textId="437AB5E2"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6.5.  Step 4 - Feature Selection and Train-Test Split</w:t>
            </w:r>
          </w:p>
          <w:p w14:paraId="6FEA94A6" w14:textId="40EE4C3A" w:rsidR="00492823" w:rsidRPr="00492823" w:rsidRDefault="00781051" w:rsidP="00492823">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6.6.  Step 5 - Model Training</w:t>
            </w:r>
            <w:r w:rsidR="00492823" w:rsidRPr="00492823">
              <w:rPr>
                <w:rFonts w:ascii="Times New Roman" w:eastAsia="Times New Roman" w:hAnsi="Times New Roman" w:cs="Times New Roman"/>
                <w:lang w:val="en-US"/>
              </w:rPr>
              <w:tab/>
            </w:r>
          </w:p>
          <w:p w14:paraId="1AA29FBD" w14:textId="10EF32C0" w:rsidR="00492823" w:rsidRPr="00492823" w:rsidRDefault="00781051" w:rsidP="00492823">
            <w:pPr>
              <w:pStyle w:val="Header"/>
              <w:tabs>
                <w:tab w:val="clear" w:pos="4513"/>
                <w:tab w:val="clear" w:pos="9026"/>
                <w:tab w:val="right" w:leader="dot" w:pos="8640"/>
              </w:tabs>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6.7.  Step 6 - Prediction and Evaluation</w:t>
            </w:r>
          </w:p>
        </w:tc>
        <w:tc>
          <w:tcPr>
            <w:tcW w:w="1708" w:type="dxa"/>
          </w:tcPr>
          <w:p w14:paraId="77E810F4" w14:textId="2630AB71" w:rsidR="00492823" w:rsidRDefault="00AA06F7"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r w:rsidR="003F0744">
              <w:rPr>
                <w:rFonts w:ascii="Times New Roman" w:eastAsia="Times New Roman" w:hAnsi="Times New Roman" w:cs="Times New Roman"/>
                <w:sz w:val="20"/>
                <w:szCs w:val="20"/>
                <w:lang w:val="en-US"/>
              </w:rPr>
              <w:t>5</w:t>
            </w:r>
          </w:p>
          <w:p w14:paraId="77987565" w14:textId="44645D06" w:rsidR="00AA06F7" w:rsidRDefault="00AA06F7" w:rsidP="00DF596B">
            <w:pPr>
              <w:tabs>
                <w:tab w:val="right" w:leader="dot" w:pos="8640"/>
              </w:tabs>
              <w:spacing w:before="160"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r w:rsidR="003F0744">
              <w:rPr>
                <w:rFonts w:ascii="Times New Roman" w:eastAsia="Times New Roman" w:hAnsi="Times New Roman" w:cs="Times New Roman"/>
                <w:sz w:val="20"/>
                <w:szCs w:val="20"/>
                <w:lang w:val="en-US"/>
              </w:rPr>
              <w:t>5</w:t>
            </w:r>
          </w:p>
          <w:p w14:paraId="5CFB14E6" w14:textId="58FF8BBA" w:rsidR="00AA06F7" w:rsidRDefault="00AA06F7"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r w:rsidR="003F0744">
              <w:rPr>
                <w:rFonts w:ascii="Times New Roman" w:eastAsia="Times New Roman" w:hAnsi="Times New Roman" w:cs="Times New Roman"/>
                <w:sz w:val="20"/>
                <w:szCs w:val="20"/>
                <w:lang w:val="en-US"/>
              </w:rPr>
              <w:t>5</w:t>
            </w:r>
          </w:p>
          <w:p w14:paraId="3626C008" w14:textId="7D9228A2" w:rsidR="00AA06F7" w:rsidRDefault="00AA06F7"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r w:rsidR="003F0744">
              <w:rPr>
                <w:rFonts w:ascii="Times New Roman" w:eastAsia="Times New Roman" w:hAnsi="Times New Roman" w:cs="Times New Roman"/>
                <w:sz w:val="20"/>
                <w:szCs w:val="20"/>
                <w:lang w:val="en-US"/>
              </w:rPr>
              <w:t>5</w:t>
            </w:r>
          </w:p>
          <w:p w14:paraId="36520E01" w14:textId="15BC666B" w:rsidR="00AA06F7" w:rsidRDefault="00AA06F7"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r w:rsidR="003F0744">
              <w:rPr>
                <w:rFonts w:ascii="Times New Roman" w:eastAsia="Times New Roman" w:hAnsi="Times New Roman" w:cs="Times New Roman"/>
                <w:sz w:val="20"/>
                <w:szCs w:val="20"/>
                <w:lang w:val="en-US"/>
              </w:rPr>
              <w:t>6</w:t>
            </w:r>
          </w:p>
          <w:p w14:paraId="6019AAD7" w14:textId="0F5CB484" w:rsidR="00AA06F7" w:rsidRDefault="00AA06F7"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r w:rsidR="003F0744">
              <w:rPr>
                <w:rFonts w:ascii="Times New Roman" w:eastAsia="Times New Roman" w:hAnsi="Times New Roman" w:cs="Times New Roman"/>
                <w:sz w:val="20"/>
                <w:szCs w:val="20"/>
                <w:lang w:val="en-US"/>
              </w:rPr>
              <w:t>7</w:t>
            </w:r>
          </w:p>
          <w:p w14:paraId="6A0D489E" w14:textId="3C724E1E" w:rsidR="00AA06F7" w:rsidRDefault="00AA06F7"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r w:rsidR="003F0744">
              <w:rPr>
                <w:rFonts w:ascii="Times New Roman" w:eastAsia="Times New Roman" w:hAnsi="Times New Roman" w:cs="Times New Roman"/>
                <w:sz w:val="20"/>
                <w:szCs w:val="20"/>
                <w:lang w:val="en-US"/>
              </w:rPr>
              <w:t>7</w:t>
            </w:r>
          </w:p>
          <w:p w14:paraId="6BD6D798" w14:textId="4EC802AD" w:rsidR="00AA06F7" w:rsidRDefault="00AA06F7"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r w:rsidR="003F0744">
              <w:rPr>
                <w:rFonts w:ascii="Times New Roman" w:eastAsia="Times New Roman" w:hAnsi="Times New Roman" w:cs="Times New Roman"/>
                <w:sz w:val="20"/>
                <w:szCs w:val="20"/>
                <w:lang w:val="en-US"/>
              </w:rPr>
              <w:t>8</w:t>
            </w:r>
          </w:p>
        </w:tc>
      </w:tr>
      <w:tr w:rsidR="00492823" w14:paraId="22801ED9"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4FCACE9B" w14:textId="6B091B5B" w:rsidR="00492823" w:rsidRDefault="00AA06F7"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w:t>
            </w:r>
            <w:r w:rsidR="00492823">
              <w:rPr>
                <w:rFonts w:ascii="Times New Roman" w:eastAsia="Times New Roman" w:hAnsi="Times New Roman" w:cs="Times New Roman"/>
                <w:sz w:val="20"/>
                <w:szCs w:val="20"/>
                <w:lang w:val="en-US"/>
              </w:rPr>
              <w:t>.</w:t>
            </w:r>
          </w:p>
        </w:tc>
        <w:tc>
          <w:tcPr>
            <w:tcW w:w="6265" w:type="dxa"/>
          </w:tcPr>
          <w:p w14:paraId="2D0AA009" w14:textId="05B4E0DA" w:rsidR="00492823" w:rsidRPr="00AA06F7" w:rsidRDefault="00AA06F7" w:rsidP="00492823">
            <w:pPr>
              <w:pStyle w:val="Header"/>
              <w:tabs>
                <w:tab w:val="clear" w:pos="4513"/>
                <w:tab w:val="clear" w:pos="9026"/>
                <w:tab w:val="right" w:leader="dot" w:pos="8640"/>
              </w:tabs>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AA06F7">
              <w:rPr>
                <w:rFonts w:ascii="Times New Roman" w:eastAsia="Times New Roman" w:hAnsi="Times New Roman" w:cs="Times New Roman"/>
                <w:b/>
                <w:bCs/>
                <w:lang w:val="en-US"/>
              </w:rPr>
              <w:t>TESTING</w:t>
            </w:r>
          </w:p>
          <w:p w14:paraId="1F50BF67" w14:textId="0DC97667" w:rsidR="00492823" w:rsidRPr="00492823"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7.1.  Overview</w:t>
            </w:r>
            <w:r w:rsidR="00492823" w:rsidRPr="00492823">
              <w:rPr>
                <w:rFonts w:ascii="Times New Roman" w:eastAsia="Times New Roman" w:hAnsi="Times New Roman" w:cs="Times New Roman"/>
                <w:lang w:val="en-US"/>
              </w:rPr>
              <w:tab/>
            </w:r>
          </w:p>
          <w:p w14:paraId="77CB8CB6" w14:textId="04D00338" w:rsidR="00492823" w:rsidRPr="00492823"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7.2.  Unit Testing</w:t>
            </w:r>
            <w:r w:rsidR="00492823" w:rsidRPr="00492823">
              <w:rPr>
                <w:rFonts w:ascii="Times New Roman" w:eastAsia="Times New Roman" w:hAnsi="Times New Roman" w:cs="Times New Roman"/>
                <w:lang w:val="en-US"/>
              </w:rPr>
              <w:tab/>
            </w:r>
          </w:p>
          <w:p w14:paraId="385D62CD" w14:textId="3B183EDB" w:rsidR="00492823" w:rsidRPr="00492823"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7.3.  Integration Testing</w:t>
            </w:r>
            <w:r w:rsidR="00492823" w:rsidRPr="00492823">
              <w:rPr>
                <w:rFonts w:ascii="Times New Roman" w:eastAsia="Times New Roman" w:hAnsi="Times New Roman" w:cs="Times New Roman"/>
                <w:lang w:val="en-US"/>
              </w:rPr>
              <w:tab/>
            </w:r>
          </w:p>
          <w:p w14:paraId="71A42364" w14:textId="2C302449" w:rsidR="00492823" w:rsidRPr="00492823"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7.4.  Model Validation - Cross Validation</w:t>
            </w:r>
            <w:r w:rsidR="00492823" w:rsidRPr="00492823">
              <w:rPr>
                <w:rFonts w:ascii="Times New Roman" w:eastAsia="Times New Roman" w:hAnsi="Times New Roman" w:cs="Times New Roman"/>
                <w:lang w:val="en-US"/>
              </w:rPr>
              <w:tab/>
            </w:r>
          </w:p>
          <w:p w14:paraId="40EEBA20" w14:textId="4DECDE5C" w:rsidR="00492823" w:rsidRPr="00492823"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7.5.  Performance Testing - Model Comparison</w:t>
            </w:r>
            <w:r w:rsidR="00492823" w:rsidRPr="00492823">
              <w:rPr>
                <w:rFonts w:ascii="Times New Roman" w:eastAsia="Times New Roman" w:hAnsi="Times New Roman" w:cs="Times New Roman"/>
                <w:lang w:val="en-US"/>
              </w:rPr>
              <w:tab/>
            </w:r>
          </w:p>
          <w:p w14:paraId="674DF0F1" w14:textId="77777777" w:rsidR="00DF596B"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492823" w:rsidRPr="00492823">
              <w:rPr>
                <w:rFonts w:ascii="Times New Roman" w:eastAsia="Times New Roman" w:hAnsi="Times New Roman" w:cs="Times New Roman"/>
                <w:lang w:val="en-US"/>
              </w:rPr>
              <w:t>7.6.  Overfitting Check</w:t>
            </w:r>
          </w:p>
          <w:p w14:paraId="326502BA" w14:textId="4D84D862" w:rsidR="00492823" w:rsidRDefault="00DF596B" w:rsidP="00DF596B">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7.7. Error Analysis</w:t>
            </w:r>
            <w:r w:rsidR="00492823" w:rsidRPr="00492823">
              <w:rPr>
                <w:rFonts w:ascii="Times New Roman" w:eastAsia="Times New Roman" w:hAnsi="Times New Roman" w:cs="Times New Roman"/>
                <w:lang w:val="en-US"/>
              </w:rPr>
              <w:tab/>
            </w:r>
          </w:p>
        </w:tc>
        <w:tc>
          <w:tcPr>
            <w:tcW w:w="1708" w:type="dxa"/>
          </w:tcPr>
          <w:p w14:paraId="0FDCAA3F" w14:textId="7DF05A15" w:rsidR="00492823" w:rsidRDefault="003F0744"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20</w:t>
            </w:r>
          </w:p>
          <w:p w14:paraId="135A754D" w14:textId="63D62D70" w:rsidR="00DF596B" w:rsidRDefault="003F0744" w:rsidP="00DF596B">
            <w:pPr>
              <w:tabs>
                <w:tab w:val="right" w:leader="dot" w:pos="8640"/>
              </w:tabs>
              <w:spacing w:before="160"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20</w:t>
            </w:r>
          </w:p>
          <w:p w14:paraId="3F0854C9" w14:textId="6BCDD4D7"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20</w:t>
            </w:r>
          </w:p>
          <w:p w14:paraId="6E875F61" w14:textId="78777567"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20</w:t>
            </w:r>
          </w:p>
          <w:p w14:paraId="0CA358C8" w14:textId="4821CB7F"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21</w:t>
            </w:r>
          </w:p>
          <w:p w14:paraId="500B29EC" w14:textId="690653F1"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21</w:t>
            </w:r>
          </w:p>
          <w:p w14:paraId="254DE5CD" w14:textId="4EB447C5"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22</w:t>
            </w:r>
          </w:p>
          <w:p w14:paraId="68265B0E" w14:textId="7FC7F0F8"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22</w:t>
            </w:r>
          </w:p>
        </w:tc>
      </w:tr>
      <w:tr w:rsidR="00781051" w14:paraId="31D90332"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72B0527D" w14:textId="0C917CC2" w:rsidR="00781051" w:rsidRDefault="00781051"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lastRenderedPageBreak/>
              <w:t>8.</w:t>
            </w:r>
          </w:p>
        </w:tc>
        <w:tc>
          <w:tcPr>
            <w:tcW w:w="6265" w:type="dxa"/>
          </w:tcPr>
          <w:p w14:paraId="1EDE6635" w14:textId="1BE0178F" w:rsidR="00781051" w:rsidRPr="00AA06F7" w:rsidRDefault="00AA06F7" w:rsidP="00781051">
            <w:pPr>
              <w:pStyle w:val="Header"/>
              <w:tabs>
                <w:tab w:val="right" w:leader="dot" w:pos="8640"/>
              </w:tabs>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AA06F7">
              <w:rPr>
                <w:rFonts w:ascii="Times New Roman" w:eastAsia="Times New Roman" w:hAnsi="Times New Roman" w:cs="Times New Roman"/>
                <w:b/>
                <w:bCs/>
                <w:lang w:val="en-US"/>
              </w:rPr>
              <w:t>GUI LAYOUT / SNAPSHOTS OF THE PROJECT</w:t>
            </w:r>
          </w:p>
          <w:p w14:paraId="5503B174" w14:textId="71322B71"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8.1.  Overview</w:t>
            </w:r>
          </w:p>
          <w:p w14:paraId="09BBA3CF" w14:textId="7B2C652B"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8.2.  Snapshot 1 - Dataset Preview</w:t>
            </w:r>
            <w:r w:rsidRPr="00781051">
              <w:rPr>
                <w:rFonts w:ascii="Times New Roman" w:eastAsia="Times New Roman" w:hAnsi="Times New Roman" w:cs="Times New Roman"/>
                <w:lang w:val="en-US"/>
              </w:rPr>
              <w:tab/>
            </w:r>
          </w:p>
          <w:p w14:paraId="7E87E88E" w14:textId="02E08A75"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8.3.  Snapshot 2 - Sales Distribution</w:t>
            </w:r>
            <w:r w:rsidRPr="00781051">
              <w:rPr>
                <w:rFonts w:ascii="Times New Roman" w:eastAsia="Times New Roman" w:hAnsi="Times New Roman" w:cs="Times New Roman"/>
                <w:lang w:val="en-US"/>
              </w:rPr>
              <w:tab/>
            </w:r>
          </w:p>
          <w:p w14:paraId="3EF17DCE" w14:textId="66A27E9F"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8.4.  Snapshot 3 - Boxplot Before and After Outlier Removal</w:t>
            </w:r>
          </w:p>
          <w:p w14:paraId="5174292B" w14:textId="0F12FDE2"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8.5.  Snapshot 4 - Dataset Shape Before and After Cleaning</w:t>
            </w:r>
          </w:p>
          <w:p w14:paraId="705C2E96" w14:textId="257B87BC"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8.6.  Snapshot 5 - Feature Correlation with Target Variable</w:t>
            </w:r>
          </w:p>
          <w:p w14:paraId="1B7413C6" w14:textId="4910D300"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8.7.  Snapshot 6 - Model Comparison Bar Chart</w:t>
            </w:r>
            <w:r w:rsidRPr="00781051">
              <w:rPr>
                <w:rFonts w:ascii="Times New Roman" w:eastAsia="Times New Roman" w:hAnsi="Times New Roman" w:cs="Times New Roman"/>
                <w:lang w:val="en-US"/>
              </w:rPr>
              <w:tab/>
            </w:r>
          </w:p>
          <w:p w14:paraId="4F276054" w14:textId="5BDD04DF"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8.8.  Snapshot 7 - Model Results Table</w:t>
            </w:r>
            <w:r w:rsidRPr="00781051">
              <w:rPr>
                <w:rFonts w:ascii="Times New Roman" w:eastAsia="Times New Roman" w:hAnsi="Times New Roman" w:cs="Times New Roman"/>
                <w:lang w:val="en-US"/>
              </w:rPr>
              <w:tab/>
            </w:r>
          </w:p>
          <w:p w14:paraId="34A768B5" w14:textId="0F702235"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8.9.  Snapshot 8 - Feature Importance Chart</w:t>
            </w:r>
            <w:r w:rsidRPr="00781051">
              <w:rPr>
                <w:rFonts w:ascii="Times New Roman" w:eastAsia="Times New Roman" w:hAnsi="Times New Roman" w:cs="Times New Roman"/>
                <w:lang w:val="en-US"/>
              </w:rPr>
              <w:tab/>
            </w:r>
          </w:p>
          <w:p w14:paraId="71598622" w14:textId="725A5B5E" w:rsidR="00781051" w:rsidRDefault="00781051" w:rsidP="00781051">
            <w:pPr>
              <w:pStyle w:val="Header"/>
              <w:tabs>
                <w:tab w:val="clear" w:pos="4513"/>
                <w:tab w:val="clear" w:pos="9026"/>
                <w:tab w:val="right" w:leader="dot" w:pos="8640"/>
              </w:tabs>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781051">
              <w:rPr>
                <w:rFonts w:ascii="Times New Roman" w:eastAsia="Times New Roman" w:hAnsi="Times New Roman" w:cs="Times New Roman"/>
                <w:lang w:val="en-US"/>
              </w:rPr>
              <w:t>8.10. Snapshot 9 - Actual vs Predicted Scatter Plot</w:t>
            </w:r>
          </w:p>
        </w:tc>
        <w:tc>
          <w:tcPr>
            <w:tcW w:w="1708" w:type="dxa"/>
          </w:tcPr>
          <w:p w14:paraId="59A2645B" w14:textId="3BF9100A" w:rsidR="00781051" w:rsidRDefault="00DF596B"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3</w:t>
            </w:r>
          </w:p>
          <w:p w14:paraId="1289CC43" w14:textId="2B6287D9" w:rsidR="00DF596B" w:rsidRDefault="00DF596B" w:rsidP="00DF596B">
            <w:pPr>
              <w:tabs>
                <w:tab w:val="right" w:leader="dot" w:pos="8640"/>
              </w:tabs>
              <w:spacing w:before="160"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3</w:t>
            </w:r>
          </w:p>
          <w:p w14:paraId="47D4D1A9" w14:textId="22DF9763"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3</w:t>
            </w:r>
          </w:p>
          <w:p w14:paraId="1595C5A2" w14:textId="0A53354D"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4</w:t>
            </w:r>
          </w:p>
          <w:p w14:paraId="209F15F1" w14:textId="6F98C9EC"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4</w:t>
            </w:r>
          </w:p>
          <w:p w14:paraId="68BFC633" w14:textId="21690626"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5</w:t>
            </w:r>
          </w:p>
          <w:p w14:paraId="657B1190" w14:textId="3C5CB76C"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6</w:t>
            </w:r>
          </w:p>
          <w:p w14:paraId="0C9274F8" w14:textId="01B216A5"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6</w:t>
            </w:r>
          </w:p>
          <w:p w14:paraId="37E03F03" w14:textId="6FE6DD9A"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6</w:t>
            </w:r>
          </w:p>
          <w:p w14:paraId="69656909" w14:textId="1B0418F4"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7</w:t>
            </w:r>
          </w:p>
          <w:p w14:paraId="127BC8F4" w14:textId="08B2F3E0"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7</w:t>
            </w:r>
          </w:p>
        </w:tc>
      </w:tr>
      <w:tr w:rsidR="00781051" w14:paraId="5F83EC21"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17DEA544" w14:textId="118C2887" w:rsidR="00781051" w:rsidRDefault="00781051"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w:t>
            </w:r>
          </w:p>
        </w:tc>
        <w:tc>
          <w:tcPr>
            <w:tcW w:w="6265" w:type="dxa"/>
          </w:tcPr>
          <w:p w14:paraId="69DA4782" w14:textId="72243C71" w:rsidR="00781051" w:rsidRPr="00DF596B" w:rsidRDefault="00DF596B" w:rsidP="00781051">
            <w:pPr>
              <w:pStyle w:val="Header"/>
              <w:tabs>
                <w:tab w:val="right" w:leader="dot" w:pos="8640"/>
              </w:tabs>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DF596B">
              <w:rPr>
                <w:rFonts w:ascii="Times New Roman" w:eastAsia="Times New Roman" w:hAnsi="Times New Roman" w:cs="Times New Roman"/>
                <w:b/>
                <w:bCs/>
                <w:lang w:val="en-US"/>
              </w:rPr>
              <w:t>EVALUATION</w:t>
            </w:r>
          </w:p>
          <w:p w14:paraId="3EA91747" w14:textId="2CB97288"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9.1.  Overview</w:t>
            </w:r>
            <w:r w:rsidRPr="00781051">
              <w:rPr>
                <w:rFonts w:ascii="Times New Roman" w:eastAsia="Times New Roman" w:hAnsi="Times New Roman" w:cs="Times New Roman"/>
                <w:lang w:val="en-US"/>
              </w:rPr>
              <w:tab/>
            </w:r>
          </w:p>
          <w:p w14:paraId="77EEDC60" w14:textId="616B9535"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9.2.  Evaluation Metrics Explained</w:t>
            </w:r>
          </w:p>
          <w:p w14:paraId="21894A0F" w14:textId="77480F3B"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9.3.  Model Performance Results</w:t>
            </w:r>
            <w:r w:rsidRPr="00781051">
              <w:rPr>
                <w:rFonts w:ascii="Times New Roman" w:eastAsia="Times New Roman" w:hAnsi="Times New Roman" w:cs="Times New Roman"/>
                <w:lang w:val="en-US"/>
              </w:rPr>
              <w:tab/>
            </w:r>
          </w:p>
          <w:p w14:paraId="2AEAEC9B" w14:textId="227D49BD"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9.4.  Cross-Validation Results</w:t>
            </w:r>
            <w:r w:rsidRPr="00781051">
              <w:rPr>
                <w:rFonts w:ascii="Times New Roman" w:eastAsia="Times New Roman" w:hAnsi="Times New Roman" w:cs="Times New Roman"/>
                <w:lang w:val="en-US"/>
              </w:rPr>
              <w:tab/>
            </w:r>
          </w:p>
          <w:p w14:paraId="1183B0E8" w14:textId="3B82A284"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9.5.  Overfitting Analysis</w:t>
            </w:r>
            <w:r w:rsidRPr="00781051">
              <w:rPr>
                <w:rFonts w:ascii="Times New Roman" w:eastAsia="Times New Roman" w:hAnsi="Times New Roman" w:cs="Times New Roman"/>
                <w:lang w:val="en-US"/>
              </w:rPr>
              <w:tab/>
            </w:r>
          </w:p>
          <w:p w14:paraId="04266969" w14:textId="1DA1670A"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9.6.  Feature Importance Analysis</w:t>
            </w:r>
            <w:r w:rsidRPr="00781051">
              <w:rPr>
                <w:rFonts w:ascii="Times New Roman" w:eastAsia="Times New Roman" w:hAnsi="Times New Roman" w:cs="Times New Roman"/>
                <w:lang w:val="en-US"/>
              </w:rPr>
              <w:tab/>
            </w:r>
          </w:p>
          <w:p w14:paraId="50A68C4D" w14:textId="53FAB03E" w:rsidR="00781051" w:rsidRPr="00781051" w:rsidRDefault="00781051" w:rsidP="00781051">
            <w:pPr>
              <w:pStyle w:val="Header"/>
              <w:tabs>
                <w:tab w:val="right" w:leader="dot" w:pos="864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9.7.  Business Insights from Evaluation</w:t>
            </w:r>
            <w:r w:rsidRPr="00781051">
              <w:rPr>
                <w:rFonts w:ascii="Times New Roman" w:eastAsia="Times New Roman" w:hAnsi="Times New Roman" w:cs="Times New Roman"/>
                <w:lang w:val="en-US"/>
              </w:rPr>
              <w:tab/>
            </w:r>
          </w:p>
          <w:p w14:paraId="5376D674" w14:textId="53480A8C" w:rsidR="00781051" w:rsidRPr="00781051" w:rsidRDefault="00781051" w:rsidP="00781051">
            <w:pPr>
              <w:pStyle w:val="Header"/>
              <w:tabs>
                <w:tab w:val="right" w:leader="dot" w:pos="8640"/>
              </w:tabs>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781051">
              <w:rPr>
                <w:rFonts w:ascii="Times New Roman" w:eastAsia="Times New Roman" w:hAnsi="Times New Roman" w:cs="Times New Roman"/>
                <w:lang w:val="en-US"/>
              </w:rPr>
              <w:t>9.8.  Evaluation Summary</w:t>
            </w:r>
            <w:r w:rsidRPr="00781051">
              <w:rPr>
                <w:rFonts w:ascii="Times New Roman" w:eastAsia="Times New Roman" w:hAnsi="Times New Roman" w:cs="Times New Roman"/>
                <w:lang w:val="en-US"/>
              </w:rPr>
              <w:tab/>
            </w:r>
          </w:p>
        </w:tc>
        <w:tc>
          <w:tcPr>
            <w:tcW w:w="1708" w:type="dxa"/>
          </w:tcPr>
          <w:p w14:paraId="48CC5920" w14:textId="3E3D9BD1" w:rsidR="00781051" w:rsidRDefault="00DF596B"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9</w:t>
            </w:r>
          </w:p>
          <w:p w14:paraId="43689D9F" w14:textId="2F83E127" w:rsidR="00DF596B" w:rsidRDefault="00DF596B"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9</w:t>
            </w:r>
          </w:p>
          <w:p w14:paraId="531BB8F0" w14:textId="4A7FB0A8"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9</w:t>
            </w:r>
          </w:p>
          <w:p w14:paraId="2D2378B4" w14:textId="05054F08" w:rsidR="00DF596B" w:rsidRDefault="00DF596B"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r w:rsidR="003F0744">
              <w:rPr>
                <w:rFonts w:ascii="Times New Roman" w:eastAsia="Times New Roman" w:hAnsi="Times New Roman" w:cs="Times New Roman"/>
                <w:sz w:val="20"/>
                <w:szCs w:val="20"/>
                <w:lang w:val="en-US"/>
              </w:rPr>
              <w:t>9</w:t>
            </w:r>
          </w:p>
          <w:p w14:paraId="5487A2C1" w14:textId="1EEFA4CE"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30</w:t>
            </w:r>
          </w:p>
          <w:p w14:paraId="696CC1AB" w14:textId="2393FCB3"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30</w:t>
            </w:r>
          </w:p>
          <w:p w14:paraId="74A178BE" w14:textId="654461E6"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31</w:t>
            </w:r>
          </w:p>
          <w:p w14:paraId="5EC07C55" w14:textId="0401FC2D"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31</w:t>
            </w:r>
          </w:p>
          <w:p w14:paraId="110DF530" w14:textId="0958F79C" w:rsidR="00DF596B" w:rsidRDefault="003F0744" w:rsidP="00DF596B">
            <w:pPr>
              <w:tabs>
                <w:tab w:val="right" w:leader="dot" w:pos="8640"/>
              </w:tabs>
              <w:spacing w:after="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32</w:t>
            </w:r>
          </w:p>
        </w:tc>
      </w:tr>
      <w:tr w:rsidR="00781051" w14:paraId="0AF7461A"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5BECFD94" w14:textId="1A816DB4" w:rsidR="00781051" w:rsidRDefault="00781051"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w:t>
            </w:r>
          </w:p>
        </w:tc>
        <w:tc>
          <w:tcPr>
            <w:tcW w:w="6265" w:type="dxa"/>
          </w:tcPr>
          <w:p w14:paraId="2DC90210" w14:textId="073874EC" w:rsidR="00781051" w:rsidRPr="00DF596B" w:rsidRDefault="00DF596B" w:rsidP="00781051">
            <w:pPr>
              <w:pStyle w:val="Header"/>
              <w:tabs>
                <w:tab w:val="right" w:leader="dot" w:pos="8640"/>
              </w:tabs>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DF596B">
              <w:rPr>
                <w:rFonts w:ascii="Times New Roman" w:eastAsia="Times New Roman" w:hAnsi="Times New Roman" w:cs="Times New Roman"/>
                <w:b/>
                <w:bCs/>
                <w:lang w:val="en-US"/>
              </w:rPr>
              <w:t xml:space="preserve">CONCLUSION </w:t>
            </w:r>
          </w:p>
        </w:tc>
        <w:tc>
          <w:tcPr>
            <w:tcW w:w="1708" w:type="dxa"/>
          </w:tcPr>
          <w:p w14:paraId="1360FDDA" w14:textId="06CC44D5" w:rsidR="00781051" w:rsidRDefault="003F0744"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33</w:t>
            </w:r>
          </w:p>
        </w:tc>
      </w:tr>
      <w:tr w:rsidR="00781051" w14:paraId="7504387C"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2B85D1B6" w14:textId="7BC50E52" w:rsidR="00781051" w:rsidRDefault="00781051"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11.</w:t>
            </w:r>
          </w:p>
        </w:tc>
        <w:tc>
          <w:tcPr>
            <w:tcW w:w="6265" w:type="dxa"/>
          </w:tcPr>
          <w:p w14:paraId="47CB0E28" w14:textId="01D1B843" w:rsidR="00781051" w:rsidRPr="00DF596B" w:rsidRDefault="00DF596B" w:rsidP="00781051">
            <w:pPr>
              <w:pStyle w:val="Header"/>
              <w:tabs>
                <w:tab w:val="right" w:leader="dot" w:pos="8640"/>
              </w:tabs>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DF596B">
              <w:rPr>
                <w:rFonts w:ascii="Times New Roman" w:eastAsia="Times New Roman" w:hAnsi="Times New Roman" w:cs="Times New Roman"/>
                <w:b/>
                <w:bCs/>
                <w:lang w:val="en-US"/>
              </w:rPr>
              <w:t>FURTHER DEVELOPMENT</w:t>
            </w:r>
          </w:p>
        </w:tc>
        <w:tc>
          <w:tcPr>
            <w:tcW w:w="1708" w:type="dxa"/>
          </w:tcPr>
          <w:p w14:paraId="53EAE29B" w14:textId="47BD3C8C" w:rsidR="00781051" w:rsidRDefault="003F0744"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34</w:t>
            </w:r>
          </w:p>
        </w:tc>
      </w:tr>
      <w:tr w:rsidR="00781051" w14:paraId="75602809"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677115B3" w14:textId="7D81B1B5" w:rsidR="00781051" w:rsidRDefault="00781051"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12. </w:t>
            </w:r>
          </w:p>
        </w:tc>
        <w:tc>
          <w:tcPr>
            <w:tcW w:w="6265" w:type="dxa"/>
          </w:tcPr>
          <w:p w14:paraId="785A707C" w14:textId="5AA29FC2" w:rsidR="00781051" w:rsidRPr="00DF596B" w:rsidRDefault="00DF596B" w:rsidP="00781051">
            <w:pPr>
              <w:pStyle w:val="Header"/>
              <w:tabs>
                <w:tab w:val="right" w:leader="dot" w:pos="8640"/>
              </w:tabs>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DF596B">
              <w:rPr>
                <w:rFonts w:ascii="Times New Roman" w:eastAsia="Times New Roman" w:hAnsi="Times New Roman" w:cs="Times New Roman"/>
                <w:b/>
                <w:bCs/>
                <w:lang w:val="en-US"/>
              </w:rPr>
              <w:t xml:space="preserve">REFERENCE </w:t>
            </w:r>
          </w:p>
        </w:tc>
        <w:tc>
          <w:tcPr>
            <w:tcW w:w="1708" w:type="dxa"/>
          </w:tcPr>
          <w:p w14:paraId="409A2A93" w14:textId="2AFC2930" w:rsidR="00781051" w:rsidRDefault="00DF596B"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w:t>
            </w:r>
            <w:r w:rsidR="003F0744">
              <w:rPr>
                <w:rFonts w:ascii="Times New Roman" w:eastAsia="Times New Roman" w:hAnsi="Times New Roman" w:cs="Times New Roman"/>
                <w:sz w:val="20"/>
                <w:szCs w:val="20"/>
                <w:lang w:val="en-US"/>
              </w:rPr>
              <w:t>5</w:t>
            </w:r>
          </w:p>
        </w:tc>
      </w:tr>
      <w:tr w:rsidR="00781051" w14:paraId="019D2429" w14:textId="77777777" w:rsidTr="00492823">
        <w:trPr>
          <w:trHeight w:val="274"/>
        </w:trPr>
        <w:tc>
          <w:tcPr>
            <w:cnfStyle w:val="001000000000" w:firstRow="0" w:lastRow="0" w:firstColumn="1" w:lastColumn="0" w:oddVBand="0" w:evenVBand="0" w:oddHBand="0" w:evenHBand="0" w:firstRowFirstColumn="0" w:firstRowLastColumn="0" w:lastRowFirstColumn="0" w:lastRowLastColumn="0"/>
            <w:tcW w:w="1424" w:type="dxa"/>
          </w:tcPr>
          <w:p w14:paraId="6945F6B0" w14:textId="612FD1FC" w:rsidR="00781051" w:rsidRDefault="00781051" w:rsidP="00F06373">
            <w:pPr>
              <w:tabs>
                <w:tab w:val="right" w:leader="dot" w:pos="8640"/>
              </w:tabs>
              <w:spacing w:before="160" w:line="276"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13.</w:t>
            </w:r>
          </w:p>
        </w:tc>
        <w:tc>
          <w:tcPr>
            <w:tcW w:w="6265" w:type="dxa"/>
          </w:tcPr>
          <w:p w14:paraId="3C15BED1" w14:textId="0D451E67" w:rsidR="00781051" w:rsidRPr="00DF596B" w:rsidRDefault="00DF596B" w:rsidP="00781051">
            <w:pPr>
              <w:pStyle w:val="Header"/>
              <w:tabs>
                <w:tab w:val="right" w:leader="dot" w:pos="8640"/>
              </w:tabs>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val="en-US"/>
              </w:rPr>
            </w:pPr>
            <w:r w:rsidRPr="00DF596B">
              <w:rPr>
                <w:rFonts w:ascii="Times New Roman" w:eastAsia="Times New Roman" w:hAnsi="Times New Roman" w:cs="Times New Roman"/>
                <w:b/>
                <w:bCs/>
                <w:lang w:val="en-US"/>
              </w:rPr>
              <w:t>APPENDIX</w:t>
            </w:r>
          </w:p>
        </w:tc>
        <w:tc>
          <w:tcPr>
            <w:tcW w:w="1708" w:type="dxa"/>
          </w:tcPr>
          <w:p w14:paraId="29461B96" w14:textId="17E41301" w:rsidR="00781051" w:rsidRDefault="00DF596B" w:rsidP="00F06373">
            <w:pPr>
              <w:tabs>
                <w:tab w:val="right" w:leader="dot" w:pos="8640"/>
              </w:tabs>
              <w:spacing w:before="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w:t>
            </w:r>
            <w:r w:rsidR="003F0744">
              <w:rPr>
                <w:rFonts w:ascii="Times New Roman" w:eastAsia="Times New Roman" w:hAnsi="Times New Roman" w:cs="Times New Roman"/>
                <w:sz w:val="20"/>
                <w:szCs w:val="20"/>
                <w:lang w:val="en-US"/>
              </w:rPr>
              <w:t>6</w:t>
            </w:r>
          </w:p>
        </w:tc>
      </w:tr>
    </w:tbl>
    <w:p w14:paraId="66832E9D" w14:textId="77777777" w:rsidR="00595C72" w:rsidRDefault="00595C72" w:rsidP="00F06373">
      <w:pPr>
        <w:tabs>
          <w:tab w:val="right" w:leader="dot" w:pos="8640"/>
        </w:tabs>
        <w:spacing w:before="160" w:line="276" w:lineRule="auto"/>
        <w:ind w:left="-57"/>
        <w:jc w:val="center"/>
        <w:rPr>
          <w:rFonts w:ascii="Times New Roman" w:eastAsia="Times New Roman" w:hAnsi="Times New Roman" w:cs="Times New Roman"/>
          <w:sz w:val="20"/>
          <w:szCs w:val="20"/>
          <w:lang w:val="en-US"/>
        </w:rPr>
      </w:pPr>
    </w:p>
    <w:p w14:paraId="0AFB431A" w14:textId="77777777" w:rsidR="00595C72" w:rsidRDefault="00595C72" w:rsidP="00F06373">
      <w:pPr>
        <w:tabs>
          <w:tab w:val="right" w:leader="dot" w:pos="8640"/>
        </w:tabs>
        <w:spacing w:before="160" w:line="276" w:lineRule="auto"/>
        <w:ind w:left="-57"/>
        <w:jc w:val="center"/>
        <w:rPr>
          <w:rFonts w:ascii="Times New Roman" w:eastAsia="Times New Roman" w:hAnsi="Times New Roman" w:cs="Times New Roman"/>
          <w:sz w:val="20"/>
          <w:szCs w:val="20"/>
          <w:lang w:val="en-US"/>
        </w:rPr>
      </w:pPr>
    </w:p>
    <w:p w14:paraId="0696BF1B" w14:textId="77777777" w:rsidR="00595C72" w:rsidRDefault="00595C72" w:rsidP="00F06373">
      <w:pPr>
        <w:tabs>
          <w:tab w:val="right" w:leader="dot" w:pos="8640"/>
        </w:tabs>
        <w:spacing w:before="160" w:line="276" w:lineRule="auto"/>
        <w:ind w:left="-57"/>
        <w:jc w:val="center"/>
        <w:rPr>
          <w:rFonts w:ascii="Times New Roman" w:eastAsia="Times New Roman" w:hAnsi="Times New Roman" w:cs="Times New Roman"/>
          <w:sz w:val="20"/>
          <w:szCs w:val="20"/>
          <w:lang w:val="en-US"/>
        </w:rPr>
      </w:pPr>
    </w:p>
    <w:p w14:paraId="62F4D290" w14:textId="77777777" w:rsidR="00595C72" w:rsidRDefault="00595C72" w:rsidP="00F06373">
      <w:pPr>
        <w:tabs>
          <w:tab w:val="right" w:leader="dot" w:pos="8640"/>
        </w:tabs>
        <w:spacing w:before="160" w:line="276" w:lineRule="auto"/>
        <w:ind w:left="-57"/>
        <w:jc w:val="center"/>
        <w:rPr>
          <w:rFonts w:ascii="Times New Roman" w:eastAsia="Times New Roman" w:hAnsi="Times New Roman" w:cs="Times New Roman"/>
          <w:sz w:val="20"/>
          <w:szCs w:val="20"/>
          <w:lang w:val="en-US"/>
        </w:rPr>
      </w:pPr>
    </w:p>
    <w:p w14:paraId="3575BBF3" w14:textId="77777777" w:rsidR="00595C72" w:rsidRDefault="00595C72" w:rsidP="00F06373">
      <w:pPr>
        <w:tabs>
          <w:tab w:val="right" w:leader="dot" w:pos="8640"/>
        </w:tabs>
        <w:spacing w:before="160" w:line="276" w:lineRule="auto"/>
        <w:ind w:left="-57"/>
        <w:jc w:val="center"/>
        <w:rPr>
          <w:rFonts w:ascii="Times New Roman" w:eastAsia="Times New Roman" w:hAnsi="Times New Roman" w:cs="Times New Roman"/>
          <w:sz w:val="20"/>
          <w:szCs w:val="20"/>
          <w:lang w:val="en-US"/>
        </w:rPr>
      </w:pPr>
    </w:p>
    <w:p w14:paraId="32C217C6" w14:textId="77777777" w:rsidR="00595C72" w:rsidRDefault="00595C72" w:rsidP="00F06373">
      <w:pPr>
        <w:tabs>
          <w:tab w:val="right" w:leader="dot" w:pos="8640"/>
        </w:tabs>
        <w:spacing w:before="160" w:line="276" w:lineRule="auto"/>
        <w:ind w:left="-57"/>
        <w:jc w:val="center"/>
        <w:rPr>
          <w:rFonts w:ascii="Times New Roman" w:eastAsia="Times New Roman" w:hAnsi="Times New Roman" w:cs="Times New Roman"/>
          <w:sz w:val="20"/>
          <w:szCs w:val="20"/>
          <w:lang w:val="en-US"/>
        </w:rPr>
      </w:pPr>
    </w:p>
    <w:p w14:paraId="1635B434" w14:textId="77777777" w:rsidR="00595C72" w:rsidRDefault="00595C72" w:rsidP="00F06373">
      <w:pPr>
        <w:tabs>
          <w:tab w:val="right" w:leader="dot" w:pos="8640"/>
        </w:tabs>
        <w:spacing w:before="160" w:line="276" w:lineRule="auto"/>
        <w:ind w:left="-57"/>
        <w:jc w:val="center"/>
        <w:rPr>
          <w:rFonts w:ascii="Times New Roman" w:eastAsia="Times New Roman" w:hAnsi="Times New Roman" w:cs="Times New Roman"/>
          <w:sz w:val="20"/>
          <w:szCs w:val="20"/>
          <w:lang w:val="en-US"/>
        </w:rPr>
      </w:pPr>
    </w:p>
    <w:p w14:paraId="5D942A3A" w14:textId="77777777" w:rsidR="00595C72" w:rsidRDefault="00595C72" w:rsidP="00F06373">
      <w:pPr>
        <w:tabs>
          <w:tab w:val="right" w:leader="dot" w:pos="8640"/>
        </w:tabs>
        <w:spacing w:before="160" w:line="276" w:lineRule="auto"/>
        <w:ind w:left="-57"/>
        <w:jc w:val="center"/>
        <w:rPr>
          <w:rFonts w:ascii="Times New Roman" w:eastAsia="Times New Roman" w:hAnsi="Times New Roman" w:cs="Times New Roman"/>
          <w:sz w:val="20"/>
          <w:szCs w:val="20"/>
          <w:lang w:val="en-US"/>
        </w:rPr>
      </w:pPr>
    </w:p>
    <w:p w14:paraId="5A83670A" w14:textId="77777777" w:rsidR="009A22B0" w:rsidRPr="00F06373" w:rsidRDefault="009A22B0" w:rsidP="00DF596B">
      <w:pPr>
        <w:tabs>
          <w:tab w:val="right" w:leader="dot" w:pos="8640"/>
        </w:tabs>
        <w:spacing w:before="160" w:line="276" w:lineRule="auto"/>
        <w:rPr>
          <w:rFonts w:ascii="Times New Roman" w:eastAsia="Times New Roman" w:hAnsi="Times New Roman" w:cs="Times New Roman"/>
          <w:sz w:val="20"/>
          <w:szCs w:val="20"/>
          <w:lang w:val="en-US"/>
        </w:rPr>
      </w:pPr>
    </w:p>
    <w:p w14:paraId="04513BEB" w14:textId="77777777" w:rsidR="009A22B0" w:rsidRPr="00F06373" w:rsidRDefault="009A22B0" w:rsidP="009A22B0">
      <w:pPr>
        <w:tabs>
          <w:tab w:val="right" w:leader="dot" w:pos="8640"/>
        </w:tabs>
        <w:spacing w:before="160" w:line="276" w:lineRule="auto"/>
        <w:ind w:left="-113"/>
        <w:jc w:val="center"/>
        <w:rPr>
          <w:rFonts w:ascii="Times New Roman" w:eastAsia="Times New Roman" w:hAnsi="Times New Roman" w:cs="Times New Roman"/>
          <w:sz w:val="20"/>
          <w:szCs w:val="20"/>
          <w:lang w:val="en-US"/>
        </w:rPr>
      </w:pPr>
    </w:p>
    <w:p w14:paraId="6AE22F41" w14:textId="1E073C71" w:rsidR="009870C6" w:rsidRDefault="009870C6">
      <w:pPr>
        <w:rPr>
          <w:rFonts w:ascii="Times New Roman" w:hAnsi="Times New Roman" w:cs="Times New Roman"/>
          <w:sz w:val="36"/>
          <w:szCs w:val="36"/>
        </w:rPr>
      </w:pPr>
    </w:p>
    <w:p w14:paraId="40CC027F" w14:textId="77777777" w:rsidR="0005071F" w:rsidRPr="00667546" w:rsidRDefault="0005071F" w:rsidP="0005071F">
      <w:pPr>
        <w:spacing w:line="360" w:lineRule="auto"/>
        <w:rPr>
          <w:rFonts w:ascii="Times New Roman" w:hAnsi="Times New Roman" w:cs="Times New Roman"/>
          <w:sz w:val="2"/>
          <w:szCs w:val="2"/>
        </w:rPr>
      </w:pPr>
    </w:p>
    <w:p w14:paraId="2CBD9887" w14:textId="5F104AE8" w:rsidR="0005071F" w:rsidRPr="000569D0" w:rsidRDefault="00546390" w:rsidP="00546390">
      <w:pPr>
        <w:spacing w:after="0" w:line="360" w:lineRule="auto"/>
        <w:rPr>
          <w:rFonts w:ascii="Times New Roman" w:hAnsi="Times New Roman" w:cs="Times New Roman"/>
          <w:b/>
          <w:bCs/>
          <w:sz w:val="34"/>
          <w:szCs w:val="34"/>
          <w:u w:val="single"/>
        </w:rPr>
      </w:pPr>
      <w:r w:rsidRPr="001A0AE1">
        <w:rPr>
          <w:rFonts w:ascii="Times New Roman" w:hAnsi="Times New Roman" w:cs="Times New Roman"/>
          <w:b/>
          <w:bCs/>
          <w:sz w:val="34"/>
          <w:szCs w:val="34"/>
        </w:rPr>
        <w:t xml:space="preserve"> </w:t>
      </w:r>
      <w:r w:rsidR="0005071F" w:rsidRPr="000569D0">
        <w:rPr>
          <w:rFonts w:ascii="Times New Roman" w:hAnsi="Times New Roman" w:cs="Times New Roman"/>
          <w:b/>
          <w:bCs/>
          <w:sz w:val="34"/>
          <w:szCs w:val="34"/>
          <w:u w:val="single"/>
        </w:rPr>
        <w:t>Executive Summary</w:t>
      </w:r>
    </w:p>
    <w:p w14:paraId="0C4F611C" w14:textId="1BEA0D5D" w:rsidR="0005071F" w:rsidRPr="001A0AE1" w:rsidRDefault="0005071F" w:rsidP="0005071F">
      <w:pPr>
        <w:pStyle w:val="BodyTextIndent"/>
        <w:spacing w:line="360" w:lineRule="auto"/>
        <w:rPr>
          <w:sz w:val="24"/>
          <w:szCs w:val="24"/>
        </w:rPr>
      </w:pPr>
      <w:r w:rsidRPr="001A0AE1">
        <w:rPr>
          <w:sz w:val="24"/>
          <w:szCs w:val="24"/>
        </w:rPr>
        <w:t xml:space="preserve">This project focuses on building a predictive modelling system for sales forecasting in supply chain management using the </w:t>
      </w:r>
      <w:proofErr w:type="spellStart"/>
      <w:r w:rsidRPr="001A0AE1">
        <w:rPr>
          <w:sz w:val="24"/>
          <w:szCs w:val="24"/>
        </w:rPr>
        <w:t>DataCo</w:t>
      </w:r>
      <w:proofErr w:type="spellEnd"/>
      <w:r w:rsidRPr="001A0AE1">
        <w:rPr>
          <w:sz w:val="24"/>
          <w:szCs w:val="24"/>
        </w:rPr>
        <w:t xml:space="preserve"> Global Supply Chain Dataset. The dataset contains 180,519 records and 53 attributes covering order details, customer information, product pricing, and shipping operations.</w:t>
      </w:r>
    </w:p>
    <w:p w14:paraId="0BABEE82" w14:textId="05C40097" w:rsidR="0005071F" w:rsidRPr="001A0AE1" w:rsidRDefault="0005071F" w:rsidP="00617B65">
      <w:pPr>
        <w:pStyle w:val="BodyTextIndent"/>
        <w:spacing w:line="360" w:lineRule="auto"/>
        <w:rPr>
          <w:b/>
          <w:bCs/>
        </w:rPr>
      </w:pPr>
      <w:r w:rsidRPr="001A0AE1">
        <w:rPr>
          <w:b/>
          <w:bCs/>
          <w:sz w:val="28"/>
          <w:szCs w:val="28"/>
        </w:rPr>
        <w:t>Background</w:t>
      </w:r>
      <w:r w:rsidR="00617B65" w:rsidRPr="001A0AE1">
        <w:rPr>
          <w:b/>
          <w:bCs/>
          <w:sz w:val="28"/>
          <w:szCs w:val="28"/>
        </w:rPr>
        <w:t>:</w:t>
      </w:r>
    </w:p>
    <w:p w14:paraId="6FC7CCE5" w14:textId="54580552" w:rsidR="0005071F" w:rsidRPr="001A0AE1" w:rsidRDefault="0005071F" w:rsidP="00617B65">
      <w:pPr>
        <w:pStyle w:val="BodyTextIndent"/>
        <w:spacing w:line="360" w:lineRule="auto"/>
        <w:rPr>
          <w:sz w:val="28"/>
          <w:szCs w:val="28"/>
        </w:rPr>
      </w:pPr>
      <w:r w:rsidRPr="001A0AE1">
        <w:rPr>
          <w:sz w:val="28"/>
          <w:szCs w:val="28"/>
        </w:rPr>
        <w:t>Supply chains generate large volumes of transactional data. Leveraging this data through machine learning enables businesses to forecast demand, reduce delivery delays, and optimize inventory — leading to significant cost savings and improved operational efficiency.</w:t>
      </w:r>
    </w:p>
    <w:p w14:paraId="1EF20E67" w14:textId="1ECD3C95" w:rsidR="0005071F" w:rsidRPr="001A0AE1" w:rsidRDefault="0005071F" w:rsidP="00617B65">
      <w:pPr>
        <w:pStyle w:val="BodyTextIndent"/>
        <w:spacing w:line="360" w:lineRule="auto"/>
        <w:rPr>
          <w:b/>
          <w:bCs/>
          <w:sz w:val="28"/>
          <w:szCs w:val="28"/>
        </w:rPr>
      </w:pPr>
      <w:r w:rsidRPr="001A0AE1">
        <w:rPr>
          <w:b/>
          <w:bCs/>
          <w:sz w:val="28"/>
          <w:szCs w:val="28"/>
        </w:rPr>
        <w:t>Aim</w:t>
      </w:r>
      <w:r w:rsidR="00617B65" w:rsidRPr="001A0AE1">
        <w:rPr>
          <w:b/>
          <w:bCs/>
          <w:sz w:val="28"/>
          <w:szCs w:val="28"/>
        </w:rPr>
        <w:t>:</w:t>
      </w:r>
    </w:p>
    <w:p w14:paraId="3830876B" w14:textId="129843A0" w:rsidR="0005071F" w:rsidRPr="001A0AE1" w:rsidRDefault="0005071F" w:rsidP="00617B65">
      <w:pPr>
        <w:pStyle w:val="BodyTextIndent"/>
        <w:spacing w:line="360" w:lineRule="auto"/>
        <w:rPr>
          <w:sz w:val="28"/>
          <w:szCs w:val="28"/>
        </w:rPr>
      </w:pPr>
      <w:r w:rsidRPr="001A0AE1">
        <w:rPr>
          <w:sz w:val="28"/>
          <w:szCs w:val="28"/>
        </w:rPr>
        <w:t>To develop a machine learning model that accurately predicts sales values from historical supply chain data, while identifying key factors influencing sales and analysing delivery performance patterns.</w:t>
      </w:r>
    </w:p>
    <w:p w14:paraId="6CA2A5A5" w14:textId="4299D900" w:rsidR="0005071F" w:rsidRPr="006A6401" w:rsidRDefault="0005071F" w:rsidP="00617B65">
      <w:pPr>
        <w:pStyle w:val="BodyTextIndent"/>
        <w:spacing w:line="360" w:lineRule="auto"/>
        <w:rPr>
          <w:b/>
          <w:bCs/>
          <w:sz w:val="28"/>
          <w:szCs w:val="28"/>
        </w:rPr>
      </w:pPr>
      <w:r w:rsidRPr="006A6401">
        <w:rPr>
          <w:b/>
          <w:bCs/>
          <w:sz w:val="28"/>
          <w:szCs w:val="28"/>
        </w:rPr>
        <w:t>Technologies</w:t>
      </w:r>
      <w:r w:rsidR="00617B65" w:rsidRPr="006A6401">
        <w:rPr>
          <w:b/>
          <w:bCs/>
          <w:sz w:val="28"/>
          <w:szCs w:val="28"/>
        </w:rPr>
        <w:t>:</w:t>
      </w:r>
      <w:r w:rsidRPr="006A6401">
        <w:rPr>
          <w:b/>
          <w:bCs/>
          <w:sz w:val="28"/>
          <w:szCs w:val="28"/>
        </w:rPr>
        <w:t xml:space="preserve"> </w:t>
      </w:r>
    </w:p>
    <w:p w14:paraId="7821C8BD" w14:textId="4F007920" w:rsidR="0005071F" w:rsidRPr="006A6401" w:rsidRDefault="0005071F" w:rsidP="00617B65">
      <w:pPr>
        <w:pStyle w:val="BodyTextIndent"/>
        <w:spacing w:line="360" w:lineRule="auto"/>
        <w:rPr>
          <w:sz w:val="28"/>
          <w:szCs w:val="28"/>
        </w:rPr>
      </w:pPr>
      <w:r w:rsidRPr="006A6401">
        <w:rPr>
          <w:sz w:val="28"/>
          <w:szCs w:val="28"/>
        </w:rPr>
        <w:t xml:space="preserve">Python, Pandas, NumPy, Scikit-learn, </w:t>
      </w:r>
      <w:proofErr w:type="spellStart"/>
      <w:r w:rsidRPr="006A6401">
        <w:rPr>
          <w:sz w:val="28"/>
          <w:szCs w:val="28"/>
        </w:rPr>
        <w:t>XGBoost</w:t>
      </w:r>
      <w:proofErr w:type="spellEnd"/>
      <w:r w:rsidRPr="006A6401">
        <w:rPr>
          <w:sz w:val="28"/>
          <w:szCs w:val="28"/>
        </w:rPr>
        <w:t xml:space="preserve">, Matplotlib, Seaborn, </w:t>
      </w:r>
      <w:proofErr w:type="spellStart"/>
      <w:r w:rsidRPr="006A6401">
        <w:rPr>
          <w:sz w:val="28"/>
          <w:szCs w:val="28"/>
        </w:rPr>
        <w:t>Jupyter</w:t>
      </w:r>
      <w:proofErr w:type="spellEnd"/>
      <w:r w:rsidRPr="006A6401">
        <w:rPr>
          <w:sz w:val="28"/>
          <w:szCs w:val="28"/>
        </w:rPr>
        <w:t xml:space="preserve"> Notebook.</w:t>
      </w:r>
    </w:p>
    <w:p w14:paraId="398B1871" w14:textId="2326A9AC" w:rsidR="0005071F" w:rsidRPr="006A6401" w:rsidRDefault="0005071F" w:rsidP="00617B65">
      <w:pPr>
        <w:pStyle w:val="BodyTextIndent"/>
        <w:spacing w:line="360" w:lineRule="auto"/>
        <w:rPr>
          <w:b/>
          <w:bCs/>
          <w:sz w:val="28"/>
          <w:szCs w:val="28"/>
        </w:rPr>
      </w:pPr>
      <w:r w:rsidRPr="006A6401">
        <w:rPr>
          <w:b/>
          <w:bCs/>
          <w:sz w:val="28"/>
          <w:szCs w:val="28"/>
        </w:rPr>
        <w:t>Approach</w:t>
      </w:r>
      <w:r w:rsidR="00617B65" w:rsidRPr="006A6401">
        <w:rPr>
          <w:b/>
          <w:bCs/>
          <w:sz w:val="28"/>
          <w:szCs w:val="28"/>
        </w:rPr>
        <w:t>:</w:t>
      </w:r>
    </w:p>
    <w:p w14:paraId="51C6A638" w14:textId="683A7429" w:rsidR="00D8166E" w:rsidRPr="006A6401" w:rsidRDefault="0005071F" w:rsidP="00B80231">
      <w:pPr>
        <w:pStyle w:val="BodyTextIndent"/>
        <w:spacing w:line="360" w:lineRule="auto"/>
        <w:rPr>
          <w:sz w:val="28"/>
          <w:szCs w:val="28"/>
        </w:rPr>
      </w:pPr>
      <w:r w:rsidRPr="006A6401">
        <w:rPr>
          <w:sz w:val="28"/>
          <w:szCs w:val="28"/>
        </w:rPr>
        <w:t xml:space="preserve">The project follows the CRISP-DM methodology — starting from data understanding, through preprocessing, feature engineering, model training, and evaluation. Three models were built and compared: Linear Regression, Random Forest, and </w:t>
      </w:r>
      <w:proofErr w:type="spellStart"/>
      <w:r w:rsidRPr="006A6401">
        <w:rPr>
          <w:sz w:val="28"/>
          <w:szCs w:val="28"/>
        </w:rPr>
        <w:t>XGBoost</w:t>
      </w:r>
      <w:proofErr w:type="spellEnd"/>
      <w:r w:rsidRPr="006A6401">
        <w:rPr>
          <w:sz w:val="28"/>
          <w:szCs w:val="28"/>
        </w:rPr>
        <w:t xml:space="preserve">. </w:t>
      </w:r>
      <w:proofErr w:type="spellStart"/>
      <w:r w:rsidRPr="006A6401">
        <w:rPr>
          <w:sz w:val="28"/>
          <w:szCs w:val="28"/>
        </w:rPr>
        <w:t>XGBoost</w:t>
      </w:r>
      <w:proofErr w:type="spellEnd"/>
      <w:r w:rsidRPr="006A6401">
        <w:rPr>
          <w:sz w:val="28"/>
          <w:szCs w:val="28"/>
        </w:rPr>
        <w:t xml:space="preserve"> was selected as the final model after achieving the highest R² score of approximately 0.82</w:t>
      </w:r>
      <w:r w:rsidR="00095644" w:rsidRPr="006A6401">
        <w:rPr>
          <w:sz w:val="28"/>
          <w:szCs w:val="28"/>
        </w:rPr>
        <w:t>33</w:t>
      </w:r>
      <w:r w:rsidRPr="006A6401">
        <w:rPr>
          <w:sz w:val="28"/>
          <w:szCs w:val="28"/>
        </w:rPr>
        <w:t>.</w:t>
      </w:r>
    </w:p>
    <w:p w14:paraId="52BE6A3B" w14:textId="1D47E8B4" w:rsidR="0005071F" w:rsidRPr="006A6401" w:rsidRDefault="0005071F" w:rsidP="00617B65">
      <w:pPr>
        <w:pStyle w:val="BodyTextIndent"/>
        <w:spacing w:line="360" w:lineRule="auto"/>
        <w:rPr>
          <w:b/>
          <w:bCs/>
          <w:sz w:val="28"/>
          <w:szCs w:val="28"/>
        </w:rPr>
      </w:pPr>
      <w:r w:rsidRPr="006A6401">
        <w:rPr>
          <w:b/>
          <w:bCs/>
          <w:sz w:val="28"/>
          <w:szCs w:val="28"/>
        </w:rPr>
        <w:t>Key Findings</w:t>
      </w:r>
      <w:r w:rsidR="00617B65" w:rsidRPr="006A6401">
        <w:rPr>
          <w:b/>
          <w:bCs/>
          <w:sz w:val="28"/>
          <w:szCs w:val="28"/>
        </w:rPr>
        <w:t>:</w:t>
      </w:r>
    </w:p>
    <w:p w14:paraId="127107A2" w14:textId="5D3BC084" w:rsidR="0005071F" w:rsidRPr="006A6401" w:rsidRDefault="0005071F" w:rsidP="00617B65">
      <w:pPr>
        <w:pStyle w:val="BodyTextIndent"/>
        <w:spacing w:line="360" w:lineRule="auto"/>
        <w:rPr>
          <w:sz w:val="28"/>
          <w:szCs w:val="28"/>
        </w:rPr>
      </w:pPr>
      <w:r w:rsidRPr="006A6401">
        <w:rPr>
          <w:sz w:val="28"/>
          <w:szCs w:val="28"/>
        </w:rPr>
        <w:t>Product price and order quantity are the strongest sales predictors. Approximately 55% of orders experienced late delivery, indicating a systemic logistics challenge. The model generalizes well with no significant overfitting observed.</w:t>
      </w:r>
    </w:p>
    <w:p w14:paraId="6297AC3F" w14:textId="0A29FFD0" w:rsidR="0005071F" w:rsidRPr="006A6401" w:rsidRDefault="00AC3A6A" w:rsidP="00617B65">
      <w:pPr>
        <w:pStyle w:val="BodyTextIndent"/>
        <w:spacing w:line="360" w:lineRule="auto"/>
        <w:rPr>
          <w:b/>
          <w:bCs/>
          <w:sz w:val="28"/>
          <w:szCs w:val="28"/>
        </w:rPr>
      </w:pPr>
      <w:r w:rsidRPr="006A6401">
        <w:rPr>
          <w:b/>
          <w:bCs/>
          <w:sz w:val="28"/>
          <w:szCs w:val="28"/>
        </w:rPr>
        <w:t>Outcome</w:t>
      </w:r>
      <w:r w:rsidR="00617B65" w:rsidRPr="006A6401">
        <w:rPr>
          <w:b/>
          <w:bCs/>
          <w:sz w:val="28"/>
          <w:szCs w:val="28"/>
        </w:rPr>
        <w:t>:</w:t>
      </w:r>
    </w:p>
    <w:p w14:paraId="36054CE3" w14:textId="2FFB425E" w:rsidR="00AC3A6A" w:rsidRPr="006A6401" w:rsidRDefault="00AC3A6A" w:rsidP="00617B65">
      <w:pPr>
        <w:pStyle w:val="BodyTextIndent"/>
        <w:spacing w:line="360" w:lineRule="auto"/>
        <w:rPr>
          <w:sz w:val="28"/>
          <w:szCs w:val="28"/>
        </w:rPr>
      </w:pPr>
      <w:r w:rsidRPr="006A6401">
        <w:rPr>
          <w:sz w:val="28"/>
          <w:szCs w:val="28"/>
        </w:rPr>
        <w:t xml:space="preserve">The system successfully demonstrates that supply chain sales can be predicted with high accuracy using structured historical data. The prototype is implemented as a </w:t>
      </w:r>
      <w:proofErr w:type="spellStart"/>
      <w:r w:rsidRPr="006A6401">
        <w:rPr>
          <w:sz w:val="28"/>
          <w:szCs w:val="28"/>
        </w:rPr>
        <w:t>Jupyter</w:t>
      </w:r>
      <w:proofErr w:type="spellEnd"/>
      <w:r w:rsidRPr="006A6401">
        <w:rPr>
          <w:sz w:val="28"/>
          <w:szCs w:val="28"/>
        </w:rPr>
        <w:t xml:space="preserve"> Notebook pipeline and can be extended into a deployable web application in future work.</w:t>
      </w:r>
    </w:p>
    <w:p w14:paraId="3F20EF5C" w14:textId="77777777" w:rsidR="00AC3A6A" w:rsidRPr="001A0AE1" w:rsidRDefault="00AC3A6A" w:rsidP="00AC3A6A">
      <w:pPr>
        <w:pStyle w:val="BodyTextIndent"/>
        <w:spacing w:line="360" w:lineRule="auto"/>
        <w:ind w:left="360"/>
        <w:rPr>
          <w:rFonts w:ascii="Arial" w:hAnsi="Arial" w:cs="Arial"/>
          <w:b/>
          <w:bCs/>
          <w:sz w:val="12"/>
          <w:szCs w:val="12"/>
        </w:rPr>
      </w:pPr>
    </w:p>
    <w:p w14:paraId="1CCCE47F" w14:textId="4BF2674A" w:rsidR="00AC3A6A" w:rsidRPr="006974DC" w:rsidRDefault="00AC3A6A" w:rsidP="00546390">
      <w:pPr>
        <w:pStyle w:val="BodyTextIndent"/>
        <w:numPr>
          <w:ilvl w:val="0"/>
          <w:numId w:val="3"/>
        </w:numPr>
        <w:spacing w:line="360" w:lineRule="auto"/>
        <w:ind w:left="417"/>
        <w:rPr>
          <w:b/>
          <w:bCs/>
          <w:sz w:val="34"/>
          <w:szCs w:val="34"/>
          <w:u w:val="single"/>
        </w:rPr>
      </w:pPr>
      <w:r w:rsidRPr="006974DC">
        <w:rPr>
          <w:b/>
          <w:bCs/>
          <w:sz w:val="34"/>
          <w:szCs w:val="34"/>
          <w:u w:val="single"/>
        </w:rPr>
        <w:t xml:space="preserve">Background </w:t>
      </w:r>
    </w:p>
    <w:p w14:paraId="59D0B552" w14:textId="36C8DEEF" w:rsidR="003F0744" w:rsidRPr="00951064" w:rsidRDefault="00AC3A6A" w:rsidP="003F0744">
      <w:pPr>
        <w:pStyle w:val="BodyTextIndent"/>
        <w:spacing w:after="240" w:line="360" w:lineRule="auto"/>
        <w:rPr>
          <w:sz w:val="28"/>
          <w:szCs w:val="28"/>
        </w:rPr>
      </w:pPr>
      <w:r w:rsidRPr="00951064">
        <w:rPr>
          <w:sz w:val="28"/>
          <w:szCs w:val="28"/>
        </w:rPr>
        <w:t>Supply chain management involves the coordination of complex processes including procurement, production, inventory management, and logistics. Organizations operating in this space generate massive volumes of transactional data on a daily basis. However, a large portion of this data remains underutilized due to the lack of analytical systems capable of extracting meaningful insights from it.</w:t>
      </w:r>
    </w:p>
    <w:p w14:paraId="207AAB38" w14:textId="77777777" w:rsidR="00AC3A6A" w:rsidRPr="00951064" w:rsidRDefault="00AC3A6A" w:rsidP="003F0744">
      <w:pPr>
        <w:pStyle w:val="BodyTextIndent"/>
        <w:spacing w:after="240" w:line="360" w:lineRule="auto"/>
        <w:rPr>
          <w:sz w:val="28"/>
          <w:szCs w:val="28"/>
        </w:rPr>
      </w:pPr>
      <w:r w:rsidRPr="00951064">
        <w:rPr>
          <w:sz w:val="28"/>
          <w:szCs w:val="28"/>
        </w:rPr>
        <w:t xml:space="preserve">Inefficiencies in supply chains — such as overstocking, stockouts, and delivery delays — result in significant financial losses. According to industry observations, late deliveries alone can erode customer trust and reduce repeat purchase rates. In the </w:t>
      </w:r>
      <w:proofErr w:type="spellStart"/>
      <w:r w:rsidRPr="00951064">
        <w:rPr>
          <w:sz w:val="28"/>
          <w:szCs w:val="28"/>
        </w:rPr>
        <w:t>DataCo</w:t>
      </w:r>
      <w:proofErr w:type="spellEnd"/>
      <w:r w:rsidRPr="00951064">
        <w:rPr>
          <w:sz w:val="28"/>
          <w:szCs w:val="28"/>
        </w:rPr>
        <w:t xml:space="preserve"> Supply Chain Dataset used in this project, approximately 55% of orders were delivered late, highlighting the scale of this problem even in a controlled dataset.</w:t>
      </w:r>
    </w:p>
    <w:p w14:paraId="05A6A4DE" w14:textId="1D074A74" w:rsidR="00AC3A6A" w:rsidRDefault="00AC3A6A" w:rsidP="003F0744">
      <w:pPr>
        <w:pStyle w:val="BodyTextIndent"/>
        <w:spacing w:after="240" w:line="360" w:lineRule="auto"/>
        <w:rPr>
          <w:sz w:val="28"/>
          <w:szCs w:val="28"/>
        </w:rPr>
      </w:pPr>
      <w:r w:rsidRPr="00951064">
        <w:rPr>
          <w:sz w:val="28"/>
          <w:szCs w:val="28"/>
        </w:rPr>
        <w:t>Machine learning offers a powerful approach to address these challenges. By training predictive models on historical supply chain data, it becomes possible to forecast future sales, anticipate demand fluctuations, and identify operational bottlenecks before they escalate. This project was motivated by the need to demonstrate how data-driven techniques can be applied to real-world supply chain problems using publicly available data.</w:t>
      </w:r>
    </w:p>
    <w:p w14:paraId="09010820" w14:textId="77777777" w:rsidR="001A0AE1" w:rsidRDefault="001A0AE1" w:rsidP="00AC3A6A">
      <w:pPr>
        <w:pStyle w:val="BodyTextIndent"/>
        <w:spacing w:line="360" w:lineRule="auto"/>
        <w:rPr>
          <w:sz w:val="36"/>
          <w:szCs w:val="36"/>
        </w:rPr>
      </w:pPr>
    </w:p>
    <w:p w14:paraId="415DCF71" w14:textId="77777777" w:rsidR="007B7622" w:rsidRDefault="007B7622" w:rsidP="00AC3A6A">
      <w:pPr>
        <w:pStyle w:val="BodyTextIndent"/>
        <w:spacing w:line="360" w:lineRule="auto"/>
        <w:rPr>
          <w:sz w:val="36"/>
          <w:szCs w:val="36"/>
        </w:rPr>
      </w:pPr>
    </w:p>
    <w:p w14:paraId="670E4148" w14:textId="77777777" w:rsidR="007B7622" w:rsidRDefault="007B7622" w:rsidP="00AC3A6A">
      <w:pPr>
        <w:pStyle w:val="BodyTextIndent"/>
        <w:spacing w:line="360" w:lineRule="auto"/>
        <w:rPr>
          <w:sz w:val="36"/>
          <w:szCs w:val="36"/>
        </w:rPr>
      </w:pPr>
    </w:p>
    <w:p w14:paraId="4FF6E1FE" w14:textId="77777777" w:rsidR="007B7622" w:rsidRDefault="007B7622" w:rsidP="00AC3A6A">
      <w:pPr>
        <w:pStyle w:val="BodyTextIndent"/>
        <w:spacing w:line="360" w:lineRule="auto"/>
        <w:rPr>
          <w:sz w:val="36"/>
          <w:szCs w:val="36"/>
        </w:rPr>
      </w:pPr>
    </w:p>
    <w:p w14:paraId="79453DED" w14:textId="77777777" w:rsidR="007B7622" w:rsidRDefault="007B7622" w:rsidP="00AC3A6A">
      <w:pPr>
        <w:pStyle w:val="BodyTextIndent"/>
        <w:spacing w:line="360" w:lineRule="auto"/>
        <w:rPr>
          <w:sz w:val="36"/>
          <w:szCs w:val="36"/>
        </w:rPr>
      </w:pPr>
    </w:p>
    <w:p w14:paraId="05B68BBE" w14:textId="77777777" w:rsidR="007B7622" w:rsidRDefault="007B7622" w:rsidP="00AC3A6A">
      <w:pPr>
        <w:pStyle w:val="BodyTextIndent"/>
        <w:spacing w:line="360" w:lineRule="auto"/>
        <w:rPr>
          <w:sz w:val="36"/>
          <w:szCs w:val="36"/>
        </w:rPr>
      </w:pPr>
    </w:p>
    <w:p w14:paraId="0D3E4BC7" w14:textId="77777777" w:rsidR="007B7622" w:rsidRDefault="007B7622" w:rsidP="00AC3A6A">
      <w:pPr>
        <w:pStyle w:val="BodyTextIndent"/>
        <w:spacing w:line="360" w:lineRule="auto"/>
        <w:rPr>
          <w:sz w:val="36"/>
          <w:szCs w:val="36"/>
        </w:rPr>
      </w:pPr>
    </w:p>
    <w:p w14:paraId="20EA9384" w14:textId="77777777" w:rsidR="007B7622" w:rsidRDefault="007B7622" w:rsidP="00AC3A6A">
      <w:pPr>
        <w:pStyle w:val="BodyTextIndent"/>
        <w:spacing w:line="360" w:lineRule="auto"/>
        <w:rPr>
          <w:sz w:val="36"/>
          <w:szCs w:val="36"/>
        </w:rPr>
      </w:pPr>
    </w:p>
    <w:p w14:paraId="4E81CC1A" w14:textId="77777777" w:rsidR="003F0744" w:rsidRPr="003F0744" w:rsidRDefault="003F0744" w:rsidP="003F0744">
      <w:pPr>
        <w:pStyle w:val="BodyTextIndent"/>
        <w:spacing w:line="360" w:lineRule="auto"/>
        <w:ind w:left="0"/>
        <w:rPr>
          <w:sz w:val="16"/>
          <w:szCs w:val="16"/>
        </w:rPr>
      </w:pPr>
    </w:p>
    <w:p w14:paraId="0E6A03F9" w14:textId="4F25C5FF" w:rsidR="00AC3A6A" w:rsidRPr="006974DC" w:rsidRDefault="00546390" w:rsidP="001928C2">
      <w:pPr>
        <w:pStyle w:val="BodyTextIndent"/>
        <w:numPr>
          <w:ilvl w:val="0"/>
          <w:numId w:val="3"/>
        </w:numPr>
        <w:spacing w:line="360" w:lineRule="auto"/>
        <w:ind w:left="417"/>
        <w:rPr>
          <w:b/>
          <w:bCs/>
          <w:sz w:val="34"/>
          <w:szCs w:val="34"/>
          <w:u w:val="single"/>
        </w:rPr>
      </w:pPr>
      <w:r w:rsidRPr="006974DC">
        <w:rPr>
          <w:b/>
          <w:bCs/>
          <w:sz w:val="34"/>
          <w:szCs w:val="34"/>
          <w:u w:val="single"/>
        </w:rPr>
        <w:t>Aim</w:t>
      </w:r>
    </w:p>
    <w:p w14:paraId="2503FEF7" w14:textId="77777777" w:rsidR="00546390" w:rsidRPr="00951064" w:rsidRDefault="00546390" w:rsidP="003F0744">
      <w:pPr>
        <w:pStyle w:val="BodyTextIndent"/>
        <w:spacing w:after="120" w:line="360" w:lineRule="auto"/>
        <w:rPr>
          <w:sz w:val="28"/>
          <w:szCs w:val="28"/>
        </w:rPr>
      </w:pPr>
      <w:r w:rsidRPr="00951064">
        <w:rPr>
          <w:sz w:val="28"/>
          <w:szCs w:val="28"/>
        </w:rPr>
        <w:t xml:space="preserve">The primary aim of this project is to build a robust and accurate machine learning model that predicts sales values based on historical supply chain data from the </w:t>
      </w:r>
      <w:proofErr w:type="spellStart"/>
      <w:r w:rsidRPr="00951064">
        <w:rPr>
          <w:sz w:val="28"/>
          <w:szCs w:val="28"/>
        </w:rPr>
        <w:t>DataCo</w:t>
      </w:r>
      <w:proofErr w:type="spellEnd"/>
      <w:r w:rsidRPr="00951064">
        <w:rPr>
          <w:sz w:val="28"/>
          <w:szCs w:val="28"/>
        </w:rPr>
        <w:t xml:space="preserve"> Global Supply Chain Dataset.</w:t>
      </w:r>
    </w:p>
    <w:p w14:paraId="25591A6E" w14:textId="77777777" w:rsidR="00546390" w:rsidRPr="00951064" w:rsidRDefault="00546390" w:rsidP="003F0744">
      <w:pPr>
        <w:pStyle w:val="BodyTextIndent"/>
        <w:spacing w:after="120" w:line="360" w:lineRule="auto"/>
        <w:rPr>
          <w:sz w:val="28"/>
          <w:szCs w:val="28"/>
        </w:rPr>
      </w:pPr>
      <w:r w:rsidRPr="00951064">
        <w:rPr>
          <w:sz w:val="28"/>
          <w:szCs w:val="28"/>
        </w:rPr>
        <w:t>The specific objectives are:</w:t>
      </w:r>
    </w:p>
    <w:p w14:paraId="6657B97D" w14:textId="4E4B841A" w:rsidR="00546390" w:rsidRPr="00951064" w:rsidRDefault="00546390" w:rsidP="003F0744">
      <w:pPr>
        <w:pStyle w:val="BodyTextIndent"/>
        <w:numPr>
          <w:ilvl w:val="1"/>
          <w:numId w:val="3"/>
        </w:numPr>
        <w:spacing w:after="120" w:line="360" w:lineRule="auto"/>
        <w:ind w:left="417"/>
        <w:rPr>
          <w:sz w:val="28"/>
          <w:szCs w:val="28"/>
        </w:rPr>
      </w:pPr>
      <w:r w:rsidRPr="00951064">
        <w:rPr>
          <w:sz w:val="28"/>
          <w:szCs w:val="28"/>
        </w:rPr>
        <w:t xml:space="preserve">To explore and understand the structure and distribution of the </w:t>
      </w:r>
      <w:proofErr w:type="spellStart"/>
      <w:r w:rsidRPr="00951064">
        <w:rPr>
          <w:sz w:val="28"/>
          <w:szCs w:val="28"/>
        </w:rPr>
        <w:t>DataCo</w:t>
      </w:r>
      <w:proofErr w:type="spellEnd"/>
      <w:r w:rsidRPr="00951064">
        <w:rPr>
          <w:sz w:val="28"/>
          <w:szCs w:val="28"/>
        </w:rPr>
        <w:t xml:space="preserve"> Supply Chain Dataset</w:t>
      </w:r>
      <w:r w:rsidR="00862D0C">
        <w:rPr>
          <w:sz w:val="28"/>
          <w:szCs w:val="28"/>
        </w:rPr>
        <w:t>.</w:t>
      </w:r>
    </w:p>
    <w:p w14:paraId="4E73CDD8" w14:textId="4217C8F0" w:rsidR="00546390" w:rsidRPr="00951064" w:rsidRDefault="00546390" w:rsidP="003F0744">
      <w:pPr>
        <w:pStyle w:val="BodyTextIndent"/>
        <w:numPr>
          <w:ilvl w:val="1"/>
          <w:numId w:val="3"/>
        </w:numPr>
        <w:spacing w:after="120" w:line="360" w:lineRule="auto"/>
        <w:ind w:left="417"/>
        <w:rPr>
          <w:sz w:val="28"/>
          <w:szCs w:val="28"/>
        </w:rPr>
      </w:pPr>
      <w:r w:rsidRPr="00951064">
        <w:rPr>
          <w:sz w:val="28"/>
          <w:szCs w:val="28"/>
        </w:rPr>
        <w:t>To clean, preprocess, and engineer meaningful features from raw transactional data</w:t>
      </w:r>
      <w:r w:rsidR="00862D0C">
        <w:rPr>
          <w:sz w:val="28"/>
          <w:szCs w:val="28"/>
        </w:rPr>
        <w:t>.</w:t>
      </w:r>
    </w:p>
    <w:p w14:paraId="4BACC4B7" w14:textId="5AB4C4A0" w:rsidR="00546390" w:rsidRPr="00951064" w:rsidRDefault="00546390" w:rsidP="003F0744">
      <w:pPr>
        <w:pStyle w:val="BodyTextIndent"/>
        <w:numPr>
          <w:ilvl w:val="1"/>
          <w:numId w:val="3"/>
        </w:numPr>
        <w:spacing w:after="120" w:line="360" w:lineRule="auto"/>
        <w:ind w:left="417"/>
        <w:rPr>
          <w:sz w:val="28"/>
          <w:szCs w:val="28"/>
        </w:rPr>
      </w:pPr>
      <w:r w:rsidRPr="00951064">
        <w:rPr>
          <w:sz w:val="28"/>
          <w:szCs w:val="28"/>
        </w:rPr>
        <w:t xml:space="preserve">To train and compare multiple machine learning models — Linear Regression, Random Forest, and </w:t>
      </w:r>
      <w:proofErr w:type="spellStart"/>
      <w:r w:rsidRPr="00951064">
        <w:rPr>
          <w:sz w:val="28"/>
          <w:szCs w:val="28"/>
        </w:rPr>
        <w:t>XGBoost</w:t>
      </w:r>
      <w:proofErr w:type="spellEnd"/>
      <w:r w:rsidR="00EB1936">
        <w:rPr>
          <w:sz w:val="28"/>
          <w:szCs w:val="28"/>
        </w:rPr>
        <w:t>.</w:t>
      </w:r>
    </w:p>
    <w:p w14:paraId="3E0373E0" w14:textId="63E82316" w:rsidR="00546390" w:rsidRPr="00951064" w:rsidRDefault="00546390" w:rsidP="003F0744">
      <w:pPr>
        <w:pStyle w:val="BodyTextIndent"/>
        <w:numPr>
          <w:ilvl w:val="1"/>
          <w:numId w:val="3"/>
        </w:numPr>
        <w:spacing w:after="120" w:line="360" w:lineRule="auto"/>
        <w:ind w:left="417"/>
        <w:rPr>
          <w:sz w:val="28"/>
          <w:szCs w:val="28"/>
        </w:rPr>
      </w:pPr>
      <w:r w:rsidRPr="00951064">
        <w:rPr>
          <w:sz w:val="28"/>
          <w:szCs w:val="28"/>
        </w:rPr>
        <w:t>To evaluate model performance using standard metrics including R² score and Mean Absolute Error (MAE)</w:t>
      </w:r>
      <w:r w:rsidR="00EB1936">
        <w:rPr>
          <w:sz w:val="28"/>
          <w:szCs w:val="28"/>
        </w:rPr>
        <w:t>.</w:t>
      </w:r>
    </w:p>
    <w:p w14:paraId="25813896" w14:textId="5B96F196" w:rsidR="00546390" w:rsidRPr="00951064" w:rsidRDefault="00546390" w:rsidP="003F0744">
      <w:pPr>
        <w:pStyle w:val="BodyTextIndent"/>
        <w:numPr>
          <w:ilvl w:val="1"/>
          <w:numId w:val="3"/>
        </w:numPr>
        <w:spacing w:after="120" w:line="360" w:lineRule="auto"/>
        <w:ind w:left="417"/>
        <w:rPr>
          <w:sz w:val="28"/>
          <w:szCs w:val="28"/>
        </w:rPr>
      </w:pPr>
      <w:r w:rsidRPr="00951064">
        <w:rPr>
          <w:sz w:val="28"/>
          <w:szCs w:val="28"/>
        </w:rPr>
        <w:t>To identify the key features that most strongly influence sales prediction</w:t>
      </w:r>
      <w:r w:rsidR="00EB1936">
        <w:rPr>
          <w:sz w:val="28"/>
          <w:szCs w:val="28"/>
        </w:rPr>
        <w:t>.</w:t>
      </w:r>
    </w:p>
    <w:p w14:paraId="69648EA8" w14:textId="48BEE53A" w:rsidR="00546390" w:rsidRPr="00951064" w:rsidRDefault="00546390" w:rsidP="003F0744">
      <w:pPr>
        <w:pStyle w:val="BodyTextIndent"/>
        <w:numPr>
          <w:ilvl w:val="1"/>
          <w:numId w:val="3"/>
        </w:numPr>
        <w:spacing w:after="120" w:line="360" w:lineRule="auto"/>
        <w:ind w:left="417"/>
        <w:rPr>
          <w:sz w:val="28"/>
          <w:szCs w:val="28"/>
        </w:rPr>
      </w:pPr>
      <w:r w:rsidRPr="00951064">
        <w:rPr>
          <w:sz w:val="28"/>
          <w:szCs w:val="28"/>
        </w:rPr>
        <w:t>To analyse delivery performance patterns and highlight areas of operational concern</w:t>
      </w:r>
      <w:r w:rsidR="00EB1936">
        <w:rPr>
          <w:sz w:val="28"/>
          <w:szCs w:val="28"/>
        </w:rPr>
        <w:t>.</w:t>
      </w:r>
    </w:p>
    <w:p w14:paraId="51C1BDC3" w14:textId="041380BC" w:rsidR="00546390" w:rsidRDefault="00546390" w:rsidP="003F0744">
      <w:pPr>
        <w:pStyle w:val="BodyTextIndent"/>
        <w:numPr>
          <w:ilvl w:val="1"/>
          <w:numId w:val="3"/>
        </w:numPr>
        <w:spacing w:after="120" w:line="360" w:lineRule="auto"/>
        <w:ind w:left="417"/>
        <w:rPr>
          <w:sz w:val="28"/>
          <w:szCs w:val="28"/>
        </w:rPr>
      </w:pPr>
      <w:r w:rsidRPr="00951064">
        <w:rPr>
          <w:sz w:val="28"/>
          <w:szCs w:val="28"/>
        </w:rPr>
        <w:t>To establish a reproducible, modular pipeline that can be extended into a production-ready system in future work.</w:t>
      </w:r>
    </w:p>
    <w:p w14:paraId="76427B2E" w14:textId="77777777" w:rsidR="00951064" w:rsidRDefault="00951064" w:rsidP="00951064">
      <w:pPr>
        <w:pStyle w:val="BodyTextIndent"/>
        <w:spacing w:line="360" w:lineRule="auto"/>
        <w:ind w:left="417"/>
        <w:rPr>
          <w:sz w:val="36"/>
          <w:szCs w:val="36"/>
        </w:rPr>
      </w:pPr>
    </w:p>
    <w:p w14:paraId="3803DC95" w14:textId="77777777" w:rsidR="007B7622" w:rsidRDefault="007B7622" w:rsidP="00951064">
      <w:pPr>
        <w:pStyle w:val="BodyTextIndent"/>
        <w:spacing w:line="360" w:lineRule="auto"/>
        <w:ind w:left="417"/>
        <w:rPr>
          <w:sz w:val="36"/>
          <w:szCs w:val="36"/>
        </w:rPr>
      </w:pPr>
    </w:p>
    <w:p w14:paraId="243E3D41" w14:textId="77777777" w:rsidR="007B7622" w:rsidRDefault="007B7622" w:rsidP="00951064">
      <w:pPr>
        <w:pStyle w:val="BodyTextIndent"/>
        <w:spacing w:line="360" w:lineRule="auto"/>
        <w:ind w:left="417"/>
        <w:rPr>
          <w:sz w:val="36"/>
          <w:szCs w:val="36"/>
        </w:rPr>
      </w:pPr>
    </w:p>
    <w:p w14:paraId="374DB7B1" w14:textId="77777777" w:rsidR="007B7622" w:rsidRDefault="007B7622" w:rsidP="00951064">
      <w:pPr>
        <w:pStyle w:val="BodyTextIndent"/>
        <w:spacing w:line="360" w:lineRule="auto"/>
        <w:ind w:left="417"/>
        <w:rPr>
          <w:sz w:val="36"/>
          <w:szCs w:val="36"/>
        </w:rPr>
      </w:pPr>
    </w:p>
    <w:p w14:paraId="26F64ECA" w14:textId="77777777" w:rsidR="007B7622" w:rsidRDefault="007B7622" w:rsidP="00951064">
      <w:pPr>
        <w:pStyle w:val="BodyTextIndent"/>
        <w:spacing w:line="360" w:lineRule="auto"/>
        <w:ind w:left="417"/>
        <w:rPr>
          <w:sz w:val="36"/>
          <w:szCs w:val="36"/>
        </w:rPr>
      </w:pPr>
    </w:p>
    <w:p w14:paraId="7C7075A2" w14:textId="77777777" w:rsidR="007B7622" w:rsidRDefault="007B7622" w:rsidP="00951064">
      <w:pPr>
        <w:pStyle w:val="BodyTextIndent"/>
        <w:spacing w:line="360" w:lineRule="auto"/>
        <w:ind w:left="417"/>
        <w:rPr>
          <w:sz w:val="36"/>
          <w:szCs w:val="36"/>
        </w:rPr>
      </w:pPr>
    </w:p>
    <w:p w14:paraId="15A436A5" w14:textId="77777777" w:rsidR="003F0744" w:rsidRDefault="003F0744" w:rsidP="003F0744">
      <w:pPr>
        <w:pStyle w:val="BodyTextIndent"/>
        <w:spacing w:line="360" w:lineRule="auto"/>
        <w:ind w:left="0"/>
        <w:rPr>
          <w:sz w:val="36"/>
          <w:szCs w:val="36"/>
        </w:rPr>
      </w:pPr>
    </w:p>
    <w:p w14:paraId="2CE470DD" w14:textId="77777777" w:rsidR="003F0744" w:rsidRPr="003F0744" w:rsidRDefault="003F0744" w:rsidP="003F0744">
      <w:pPr>
        <w:pStyle w:val="BodyTextIndent"/>
        <w:spacing w:line="360" w:lineRule="auto"/>
        <w:ind w:left="0"/>
        <w:rPr>
          <w:sz w:val="24"/>
          <w:szCs w:val="24"/>
        </w:rPr>
      </w:pPr>
    </w:p>
    <w:p w14:paraId="23C776C6" w14:textId="1F1A4DC2" w:rsidR="00546390" w:rsidRPr="006974DC" w:rsidRDefault="001928C2" w:rsidP="00617B65">
      <w:pPr>
        <w:pStyle w:val="BodyTextIndent"/>
        <w:spacing w:line="360" w:lineRule="auto"/>
        <w:rPr>
          <w:b/>
          <w:bCs/>
          <w:sz w:val="34"/>
          <w:szCs w:val="34"/>
        </w:rPr>
      </w:pPr>
      <w:r w:rsidRPr="006974DC">
        <w:rPr>
          <w:b/>
          <w:bCs/>
          <w:sz w:val="34"/>
          <w:szCs w:val="34"/>
        </w:rPr>
        <w:t>3.</w:t>
      </w:r>
      <w:r w:rsidR="0011105F">
        <w:rPr>
          <w:b/>
          <w:bCs/>
          <w:sz w:val="34"/>
          <w:szCs w:val="34"/>
        </w:rPr>
        <w:t xml:space="preserve"> </w:t>
      </w:r>
      <w:r w:rsidR="00546390" w:rsidRPr="006974DC">
        <w:rPr>
          <w:b/>
          <w:bCs/>
          <w:sz w:val="34"/>
          <w:szCs w:val="34"/>
          <w:u w:val="single"/>
        </w:rPr>
        <w:t>Technologies</w:t>
      </w:r>
    </w:p>
    <w:p w14:paraId="0C2D7647" w14:textId="16F1B9CE" w:rsidR="00546390" w:rsidRPr="00A7306E" w:rsidRDefault="00546390" w:rsidP="00617B65">
      <w:pPr>
        <w:pStyle w:val="BodyTextIndent"/>
        <w:spacing w:line="360" w:lineRule="auto"/>
        <w:ind w:left="0"/>
        <w:rPr>
          <w:b/>
          <w:bCs/>
        </w:rPr>
      </w:pPr>
      <w:r w:rsidRPr="00A7306E">
        <w:rPr>
          <w:b/>
          <w:bCs/>
        </w:rPr>
        <w:t xml:space="preserve"> </w:t>
      </w:r>
      <w:r w:rsidR="001928C2" w:rsidRPr="00A7306E">
        <w:rPr>
          <w:b/>
          <w:bCs/>
        </w:rPr>
        <w:t>3.</w:t>
      </w:r>
      <w:r w:rsidR="00617B65" w:rsidRPr="00A7306E">
        <w:rPr>
          <w:b/>
          <w:bCs/>
        </w:rPr>
        <w:t>1. Hardware Architecture</w:t>
      </w:r>
    </w:p>
    <w:p w14:paraId="3D1ADFE0" w14:textId="32E9384E" w:rsidR="00617B65" w:rsidRPr="006573B3" w:rsidRDefault="00617B65" w:rsidP="00617B65">
      <w:pPr>
        <w:pStyle w:val="BodyTextIndent"/>
        <w:spacing w:line="360" w:lineRule="auto"/>
        <w:rPr>
          <w:sz w:val="28"/>
          <w:szCs w:val="28"/>
        </w:rPr>
      </w:pPr>
      <w:r w:rsidRPr="006573B3">
        <w:rPr>
          <w:sz w:val="28"/>
          <w:szCs w:val="28"/>
        </w:rPr>
        <w:t>The project was developed and executed on a standard local computing environment with the following specifications:</w:t>
      </w:r>
    </w:p>
    <w:p w14:paraId="4B0B6E5D" w14:textId="71FF542B" w:rsidR="00617B65" w:rsidRPr="006573B3" w:rsidRDefault="00617B65" w:rsidP="00A27FD1">
      <w:pPr>
        <w:pStyle w:val="BodyTextIndent"/>
        <w:numPr>
          <w:ilvl w:val="0"/>
          <w:numId w:val="7"/>
        </w:numPr>
        <w:spacing w:line="360" w:lineRule="auto"/>
        <w:ind w:left="417"/>
        <w:rPr>
          <w:sz w:val="28"/>
          <w:szCs w:val="28"/>
        </w:rPr>
      </w:pPr>
      <w:r w:rsidRPr="006573B3">
        <w:rPr>
          <w:sz w:val="28"/>
          <w:szCs w:val="28"/>
        </w:rPr>
        <w:t>Processor: Intel Core i5 or equivalent (minimum recommended for dataset of this size)</w:t>
      </w:r>
      <w:r w:rsidR="00C60DD2">
        <w:rPr>
          <w:sz w:val="28"/>
          <w:szCs w:val="28"/>
        </w:rPr>
        <w:t>.</w:t>
      </w:r>
    </w:p>
    <w:p w14:paraId="1095C566" w14:textId="6B4CF359" w:rsidR="00617B65" w:rsidRPr="006573B3" w:rsidRDefault="00617B65" w:rsidP="00A27FD1">
      <w:pPr>
        <w:pStyle w:val="BodyTextIndent"/>
        <w:numPr>
          <w:ilvl w:val="0"/>
          <w:numId w:val="7"/>
        </w:numPr>
        <w:spacing w:line="360" w:lineRule="auto"/>
        <w:ind w:left="417"/>
        <w:rPr>
          <w:sz w:val="28"/>
          <w:szCs w:val="28"/>
        </w:rPr>
      </w:pPr>
      <w:r w:rsidRPr="006573B3">
        <w:rPr>
          <w:sz w:val="28"/>
          <w:szCs w:val="28"/>
        </w:rPr>
        <w:t xml:space="preserve">RAM: 8 GB or higher (required for loading 180,519 records into Pandas </w:t>
      </w:r>
      <w:proofErr w:type="spellStart"/>
      <w:r w:rsidRPr="006573B3">
        <w:rPr>
          <w:sz w:val="28"/>
          <w:szCs w:val="28"/>
        </w:rPr>
        <w:t>DataFrame</w:t>
      </w:r>
      <w:proofErr w:type="spellEnd"/>
      <w:r w:rsidRPr="006573B3">
        <w:rPr>
          <w:sz w:val="28"/>
          <w:szCs w:val="28"/>
        </w:rPr>
        <w:t>)</w:t>
      </w:r>
      <w:r w:rsidR="00C60DD2">
        <w:rPr>
          <w:sz w:val="28"/>
          <w:szCs w:val="28"/>
        </w:rPr>
        <w:t>.</w:t>
      </w:r>
    </w:p>
    <w:p w14:paraId="5CC284D6" w14:textId="022095BF" w:rsidR="00617B65" w:rsidRPr="006573B3" w:rsidRDefault="00617B65" w:rsidP="00A27FD1">
      <w:pPr>
        <w:pStyle w:val="BodyTextIndent"/>
        <w:numPr>
          <w:ilvl w:val="0"/>
          <w:numId w:val="7"/>
        </w:numPr>
        <w:spacing w:line="360" w:lineRule="auto"/>
        <w:ind w:left="417"/>
        <w:rPr>
          <w:sz w:val="28"/>
          <w:szCs w:val="28"/>
        </w:rPr>
      </w:pPr>
      <w:r w:rsidRPr="006573B3">
        <w:rPr>
          <w:sz w:val="28"/>
          <w:szCs w:val="28"/>
        </w:rPr>
        <w:t>Storage: Minimum 2 GB free disk space for dataset, notebook, and model files</w:t>
      </w:r>
      <w:r w:rsidR="00C60DD2">
        <w:rPr>
          <w:sz w:val="28"/>
          <w:szCs w:val="28"/>
        </w:rPr>
        <w:t>.</w:t>
      </w:r>
    </w:p>
    <w:p w14:paraId="2D6EFB15" w14:textId="371D6FF8" w:rsidR="00617B65" w:rsidRPr="006573B3" w:rsidRDefault="00617B65" w:rsidP="00A27FD1">
      <w:pPr>
        <w:pStyle w:val="BodyTextIndent"/>
        <w:numPr>
          <w:ilvl w:val="0"/>
          <w:numId w:val="7"/>
        </w:numPr>
        <w:spacing w:line="360" w:lineRule="auto"/>
        <w:ind w:left="417"/>
        <w:rPr>
          <w:sz w:val="28"/>
          <w:szCs w:val="28"/>
        </w:rPr>
      </w:pPr>
      <w:r w:rsidRPr="006573B3">
        <w:rPr>
          <w:sz w:val="28"/>
          <w:szCs w:val="28"/>
        </w:rPr>
        <w:t>Operating System: Windows 10 / Ubuntu 20.04 or equivalent</w:t>
      </w:r>
      <w:r w:rsidR="00C60DD2">
        <w:rPr>
          <w:sz w:val="28"/>
          <w:szCs w:val="28"/>
        </w:rPr>
        <w:t>.</w:t>
      </w:r>
    </w:p>
    <w:p w14:paraId="2D0FE7BD" w14:textId="37144315" w:rsidR="00617B65" w:rsidRPr="006573B3" w:rsidRDefault="00617B65" w:rsidP="00A27FD1">
      <w:pPr>
        <w:pStyle w:val="BodyTextIndent"/>
        <w:numPr>
          <w:ilvl w:val="0"/>
          <w:numId w:val="7"/>
        </w:numPr>
        <w:spacing w:line="360" w:lineRule="auto"/>
        <w:ind w:left="417"/>
        <w:rPr>
          <w:sz w:val="28"/>
          <w:szCs w:val="28"/>
        </w:rPr>
      </w:pPr>
      <w:r w:rsidRPr="006573B3">
        <w:rPr>
          <w:sz w:val="28"/>
          <w:szCs w:val="28"/>
        </w:rPr>
        <w:t xml:space="preserve">Development Environment: </w:t>
      </w:r>
      <w:proofErr w:type="spellStart"/>
      <w:r w:rsidRPr="006573B3">
        <w:rPr>
          <w:sz w:val="28"/>
          <w:szCs w:val="28"/>
        </w:rPr>
        <w:t>Jupyter</w:t>
      </w:r>
      <w:proofErr w:type="spellEnd"/>
      <w:r w:rsidRPr="006573B3">
        <w:rPr>
          <w:sz w:val="28"/>
          <w:szCs w:val="28"/>
        </w:rPr>
        <w:t xml:space="preserve"> Notebook (local server via Anaconda or pip)</w:t>
      </w:r>
      <w:r w:rsidR="00A27FD1" w:rsidRPr="006573B3">
        <w:rPr>
          <w:sz w:val="28"/>
          <w:szCs w:val="28"/>
        </w:rPr>
        <w:t>.</w:t>
      </w:r>
    </w:p>
    <w:p w14:paraId="15288C50" w14:textId="5639FBED" w:rsidR="00617B65" w:rsidRPr="006573B3" w:rsidRDefault="00617B65" w:rsidP="00617B65">
      <w:pPr>
        <w:pStyle w:val="BodyTextIndent"/>
        <w:spacing w:line="360" w:lineRule="auto"/>
        <w:rPr>
          <w:sz w:val="28"/>
          <w:szCs w:val="28"/>
        </w:rPr>
      </w:pPr>
      <w:r w:rsidRPr="006573B3">
        <w:rPr>
          <w:sz w:val="28"/>
          <w:szCs w:val="28"/>
        </w:rPr>
        <w:t>No GPU or cloud infrastructure was required as the dataset size and model complexity were manageable within a standard CPU-based local environment.</w:t>
      </w:r>
    </w:p>
    <w:p w14:paraId="64487F8D" w14:textId="1C403322" w:rsidR="00617B65" w:rsidRPr="00A7306E" w:rsidRDefault="001928C2" w:rsidP="00A27FD1">
      <w:pPr>
        <w:pStyle w:val="BodyTextIndent"/>
        <w:spacing w:line="360" w:lineRule="auto"/>
        <w:rPr>
          <w:b/>
          <w:bCs/>
        </w:rPr>
      </w:pPr>
      <w:r w:rsidRPr="00A7306E">
        <w:rPr>
          <w:b/>
          <w:bCs/>
        </w:rPr>
        <w:t>3.</w:t>
      </w:r>
      <w:r w:rsidR="00A27FD1" w:rsidRPr="00A7306E">
        <w:rPr>
          <w:b/>
          <w:bCs/>
        </w:rPr>
        <w:t>2. Software Architecture</w:t>
      </w:r>
    </w:p>
    <w:p w14:paraId="778192BA" w14:textId="0FBF2C18" w:rsidR="00A27FD1" w:rsidRPr="006573B3" w:rsidRDefault="00A27FD1" w:rsidP="00A27FD1">
      <w:pPr>
        <w:pStyle w:val="BodyTextIndent"/>
        <w:spacing w:line="360" w:lineRule="auto"/>
        <w:rPr>
          <w:sz w:val="28"/>
          <w:szCs w:val="28"/>
        </w:rPr>
      </w:pPr>
      <w:r w:rsidRPr="006573B3">
        <w:rPr>
          <w:sz w:val="28"/>
          <w:szCs w:val="28"/>
        </w:rPr>
        <w:t>The system is built entirely using open-source Python libraries and follows a layered pipeline architecture:</w:t>
      </w:r>
    </w:p>
    <w:tbl>
      <w:tblPr>
        <w:tblStyle w:val="GridTable1Light"/>
        <w:tblW w:w="0" w:type="auto"/>
        <w:tblInd w:w="137" w:type="dxa"/>
        <w:tblLook w:val="04A0" w:firstRow="1" w:lastRow="0" w:firstColumn="1" w:lastColumn="0" w:noHBand="0" w:noVBand="1"/>
      </w:tblPr>
      <w:tblGrid>
        <w:gridCol w:w="3348"/>
        <w:gridCol w:w="3173"/>
        <w:gridCol w:w="3798"/>
      </w:tblGrid>
      <w:tr w:rsidR="00A27FD1" w:rsidRPr="006573B3" w14:paraId="655B0DE5" w14:textId="77777777" w:rsidTr="00465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Borders>
              <w:bottom w:val="single" w:sz="4" w:space="0" w:color="595959" w:themeColor="text1" w:themeTint="A6"/>
            </w:tcBorders>
            <w:shd w:val="clear" w:color="auto" w:fill="F2F2F2" w:themeFill="background1" w:themeFillShade="F2"/>
          </w:tcPr>
          <w:p w14:paraId="4B0010D4" w14:textId="2E1CBBD9" w:rsidR="00A27FD1" w:rsidRPr="006573B3" w:rsidRDefault="00A27FD1" w:rsidP="00A27FD1">
            <w:pPr>
              <w:pStyle w:val="BodyTextIndent"/>
              <w:spacing w:line="360" w:lineRule="auto"/>
              <w:ind w:left="0"/>
              <w:rPr>
                <w:sz w:val="28"/>
                <w:szCs w:val="28"/>
              </w:rPr>
            </w:pPr>
            <w:r w:rsidRPr="006573B3">
              <w:rPr>
                <w:sz w:val="28"/>
                <w:szCs w:val="28"/>
              </w:rPr>
              <w:t xml:space="preserve">Layer </w:t>
            </w:r>
          </w:p>
        </w:tc>
        <w:tc>
          <w:tcPr>
            <w:tcW w:w="3173" w:type="dxa"/>
            <w:tcBorders>
              <w:bottom w:val="single" w:sz="4" w:space="0" w:color="595959" w:themeColor="text1" w:themeTint="A6"/>
            </w:tcBorders>
            <w:shd w:val="clear" w:color="auto" w:fill="F2F2F2" w:themeFill="background1" w:themeFillShade="F2"/>
          </w:tcPr>
          <w:p w14:paraId="5C9284BB" w14:textId="316A7115" w:rsidR="00A27FD1" w:rsidRPr="006573B3" w:rsidRDefault="00A27FD1" w:rsidP="00A27FD1">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Technology Used</w:t>
            </w:r>
          </w:p>
        </w:tc>
        <w:tc>
          <w:tcPr>
            <w:tcW w:w="3798" w:type="dxa"/>
            <w:tcBorders>
              <w:bottom w:val="single" w:sz="4" w:space="0" w:color="595959" w:themeColor="text1" w:themeTint="A6"/>
            </w:tcBorders>
            <w:shd w:val="clear" w:color="auto" w:fill="F2F2F2" w:themeFill="background1" w:themeFillShade="F2"/>
          </w:tcPr>
          <w:p w14:paraId="7BFAF377" w14:textId="3BA95F31" w:rsidR="00A27FD1" w:rsidRPr="006573B3" w:rsidRDefault="00A27FD1" w:rsidP="00A27FD1">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Purpose </w:t>
            </w:r>
          </w:p>
        </w:tc>
      </w:tr>
      <w:tr w:rsidR="00A27FD1" w:rsidRPr="006573B3" w14:paraId="32F04903" w14:textId="77777777" w:rsidTr="001928C2">
        <w:tc>
          <w:tcPr>
            <w:cnfStyle w:val="001000000000" w:firstRow="0" w:lastRow="0" w:firstColumn="1" w:lastColumn="0" w:oddVBand="0" w:evenVBand="0" w:oddHBand="0" w:evenHBand="0" w:firstRowFirstColumn="0" w:firstRowLastColumn="0" w:lastRowFirstColumn="0" w:lastRowLastColumn="0"/>
            <w:tcW w:w="3348" w:type="dxa"/>
            <w:tcBorders>
              <w:top w:val="single" w:sz="4" w:space="0" w:color="595959" w:themeColor="text1" w:themeTint="A6"/>
            </w:tcBorders>
          </w:tcPr>
          <w:p w14:paraId="7130F928" w14:textId="303EAAA8" w:rsidR="00A27FD1" w:rsidRPr="006573B3" w:rsidRDefault="00A27FD1" w:rsidP="00A27FD1">
            <w:pPr>
              <w:pStyle w:val="BodyTextIndent"/>
              <w:spacing w:line="360" w:lineRule="auto"/>
              <w:ind w:left="0"/>
              <w:rPr>
                <w:b w:val="0"/>
                <w:bCs w:val="0"/>
                <w:sz w:val="28"/>
                <w:szCs w:val="28"/>
              </w:rPr>
            </w:pPr>
            <w:r w:rsidRPr="006573B3">
              <w:rPr>
                <w:b w:val="0"/>
                <w:bCs w:val="0"/>
                <w:sz w:val="28"/>
                <w:szCs w:val="28"/>
              </w:rPr>
              <w:t>Data ingestion</w:t>
            </w:r>
          </w:p>
        </w:tc>
        <w:tc>
          <w:tcPr>
            <w:tcW w:w="3173" w:type="dxa"/>
            <w:tcBorders>
              <w:top w:val="single" w:sz="4" w:space="0" w:color="595959" w:themeColor="text1" w:themeTint="A6"/>
            </w:tcBorders>
          </w:tcPr>
          <w:p w14:paraId="7ED3741B" w14:textId="7922F63F" w:rsidR="00A27FD1" w:rsidRPr="006573B3" w:rsidRDefault="00A27FD1"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Pandas </w:t>
            </w:r>
          </w:p>
        </w:tc>
        <w:tc>
          <w:tcPr>
            <w:tcW w:w="3798" w:type="dxa"/>
            <w:tcBorders>
              <w:top w:val="single" w:sz="4" w:space="0" w:color="595959" w:themeColor="text1" w:themeTint="A6"/>
            </w:tcBorders>
          </w:tcPr>
          <w:p w14:paraId="111A2453" w14:textId="16894973" w:rsidR="00A27FD1" w:rsidRPr="006573B3" w:rsidRDefault="00A27FD1"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Loading and reading csv dataset</w:t>
            </w:r>
          </w:p>
        </w:tc>
      </w:tr>
      <w:tr w:rsidR="00A27FD1" w:rsidRPr="006573B3" w14:paraId="3B36ADBF" w14:textId="77777777" w:rsidTr="001928C2">
        <w:tc>
          <w:tcPr>
            <w:cnfStyle w:val="001000000000" w:firstRow="0" w:lastRow="0" w:firstColumn="1" w:lastColumn="0" w:oddVBand="0" w:evenVBand="0" w:oddHBand="0" w:evenHBand="0" w:firstRowFirstColumn="0" w:firstRowLastColumn="0" w:lastRowFirstColumn="0" w:lastRowLastColumn="0"/>
            <w:tcW w:w="3348" w:type="dxa"/>
          </w:tcPr>
          <w:p w14:paraId="472DCF28" w14:textId="1D33C6A5" w:rsidR="00A27FD1" w:rsidRPr="006573B3" w:rsidRDefault="00A27FD1" w:rsidP="00A27FD1">
            <w:pPr>
              <w:pStyle w:val="BodyTextIndent"/>
              <w:spacing w:line="360" w:lineRule="auto"/>
              <w:ind w:left="0"/>
              <w:rPr>
                <w:b w:val="0"/>
                <w:bCs w:val="0"/>
                <w:sz w:val="28"/>
                <w:szCs w:val="28"/>
              </w:rPr>
            </w:pPr>
            <w:r w:rsidRPr="006573B3">
              <w:rPr>
                <w:b w:val="0"/>
                <w:bCs w:val="0"/>
                <w:sz w:val="28"/>
                <w:szCs w:val="28"/>
              </w:rPr>
              <w:t>Data processing</w:t>
            </w:r>
          </w:p>
        </w:tc>
        <w:tc>
          <w:tcPr>
            <w:tcW w:w="3173" w:type="dxa"/>
          </w:tcPr>
          <w:p w14:paraId="43710DEB" w14:textId="4A587B66" w:rsidR="00A27FD1" w:rsidRPr="006573B3" w:rsidRDefault="00A27FD1"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Pandas, NumPy </w:t>
            </w:r>
          </w:p>
        </w:tc>
        <w:tc>
          <w:tcPr>
            <w:tcW w:w="3798" w:type="dxa"/>
          </w:tcPr>
          <w:p w14:paraId="632FC8C9" w14:textId="4489FC7F" w:rsidR="00A27FD1" w:rsidRPr="006573B3" w:rsidRDefault="00A27FD1"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Cleaning, deduplication, outlier removal</w:t>
            </w:r>
          </w:p>
        </w:tc>
      </w:tr>
      <w:tr w:rsidR="00A27FD1" w:rsidRPr="006573B3" w14:paraId="1036D9C7" w14:textId="77777777" w:rsidTr="001928C2">
        <w:tc>
          <w:tcPr>
            <w:cnfStyle w:val="001000000000" w:firstRow="0" w:lastRow="0" w:firstColumn="1" w:lastColumn="0" w:oddVBand="0" w:evenVBand="0" w:oddHBand="0" w:evenHBand="0" w:firstRowFirstColumn="0" w:firstRowLastColumn="0" w:lastRowFirstColumn="0" w:lastRowLastColumn="0"/>
            <w:tcW w:w="3348" w:type="dxa"/>
          </w:tcPr>
          <w:p w14:paraId="3BB4535A" w14:textId="02161D5A" w:rsidR="00A27FD1" w:rsidRPr="006573B3" w:rsidRDefault="00A27FD1" w:rsidP="00A27FD1">
            <w:pPr>
              <w:pStyle w:val="BodyTextIndent"/>
              <w:spacing w:line="360" w:lineRule="auto"/>
              <w:ind w:left="0"/>
              <w:rPr>
                <w:b w:val="0"/>
                <w:bCs w:val="0"/>
                <w:sz w:val="28"/>
                <w:szCs w:val="28"/>
              </w:rPr>
            </w:pPr>
            <w:r w:rsidRPr="006573B3">
              <w:rPr>
                <w:b w:val="0"/>
                <w:bCs w:val="0"/>
                <w:sz w:val="28"/>
                <w:szCs w:val="28"/>
              </w:rPr>
              <w:t>Feature engineering</w:t>
            </w:r>
          </w:p>
        </w:tc>
        <w:tc>
          <w:tcPr>
            <w:tcW w:w="3173" w:type="dxa"/>
          </w:tcPr>
          <w:p w14:paraId="0FEE6ACE" w14:textId="07AF98CF" w:rsidR="00A27FD1" w:rsidRPr="006573B3" w:rsidRDefault="00A27FD1"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Pandas </w:t>
            </w:r>
          </w:p>
        </w:tc>
        <w:tc>
          <w:tcPr>
            <w:tcW w:w="3798" w:type="dxa"/>
          </w:tcPr>
          <w:p w14:paraId="488422C6" w14:textId="769E90E2" w:rsidR="00A27FD1" w:rsidRPr="006573B3" w:rsidRDefault="00A27FD1"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Deriving new attributes from raw data</w:t>
            </w:r>
          </w:p>
        </w:tc>
      </w:tr>
      <w:tr w:rsidR="00A27FD1" w:rsidRPr="006573B3" w14:paraId="3205F403" w14:textId="77777777" w:rsidTr="003F0744">
        <w:trPr>
          <w:trHeight w:val="647"/>
        </w:trPr>
        <w:tc>
          <w:tcPr>
            <w:cnfStyle w:val="001000000000" w:firstRow="0" w:lastRow="0" w:firstColumn="1" w:lastColumn="0" w:oddVBand="0" w:evenVBand="0" w:oddHBand="0" w:evenHBand="0" w:firstRowFirstColumn="0" w:firstRowLastColumn="0" w:lastRowFirstColumn="0" w:lastRowLastColumn="0"/>
            <w:tcW w:w="3348" w:type="dxa"/>
          </w:tcPr>
          <w:p w14:paraId="234D6496" w14:textId="09BEF0D5" w:rsidR="00A27FD1" w:rsidRPr="006573B3" w:rsidRDefault="00896062" w:rsidP="00A27FD1">
            <w:pPr>
              <w:pStyle w:val="BodyTextIndent"/>
              <w:spacing w:line="360" w:lineRule="auto"/>
              <w:ind w:left="0"/>
              <w:rPr>
                <w:b w:val="0"/>
                <w:bCs w:val="0"/>
                <w:sz w:val="28"/>
                <w:szCs w:val="28"/>
              </w:rPr>
            </w:pPr>
            <w:r w:rsidRPr="006573B3">
              <w:rPr>
                <w:b w:val="0"/>
                <w:bCs w:val="0"/>
                <w:sz w:val="28"/>
                <w:szCs w:val="28"/>
              </w:rPr>
              <w:t>Model training</w:t>
            </w:r>
          </w:p>
        </w:tc>
        <w:tc>
          <w:tcPr>
            <w:tcW w:w="3173" w:type="dxa"/>
          </w:tcPr>
          <w:p w14:paraId="6B18984B" w14:textId="1C50B2DE" w:rsidR="00A27FD1"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Scikit-learn, </w:t>
            </w:r>
            <w:proofErr w:type="spellStart"/>
            <w:r w:rsidRPr="006573B3">
              <w:rPr>
                <w:sz w:val="28"/>
                <w:szCs w:val="28"/>
              </w:rPr>
              <w:t>XGBoost</w:t>
            </w:r>
            <w:proofErr w:type="spellEnd"/>
          </w:p>
        </w:tc>
        <w:tc>
          <w:tcPr>
            <w:tcW w:w="3798" w:type="dxa"/>
          </w:tcPr>
          <w:p w14:paraId="2997723A" w14:textId="62C37225" w:rsidR="00A27FD1"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Training and tuning ML model</w:t>
            </w:r>
          </w:p>
        </w:tc>
      </w:tr>
      <w:tr w:rsidR="00A27FD1" w:rsidRPr="006573B3" w14:paraId="76D0E77D" w14:textId="77777777" w:rsidTr="003F0744">
        <w:trPr>
          <w:trHeight w:val="557"/>
        </w:trPr>
        <w:tc>
          <w:tcPr>
            <w:cnfStyle w:val="001000000000" w:firstRow="0" w:lastRow="0" w:firstColumn="1" w:lastColumn="0" w:oddVBand="0" w:evenVBand="0" w:oddHBand="0" w:evenHBand="0" w:firstRowFirstColumn="0" w:firstRowLastColumn="0" w:lastRowFirstColumn="0" w:lastRowLastColumn="0"/>
            <w:tcW w:w="3348" w:type="dxa"/>
          </w:tcPr>
          <w:p w14:paraId="296EE1DF" w14:textId="550B2A00" w:rsidR="00A27FD1" w:rsidRPr="006573B3" w:rsidRDefault="00896062" w:rsidP="00A27FD1">
            <w:pPr>
              <w:pStyle w:val="BodyTextIndent"/>
              <w:spacing w:line="360" w:lineRule="auto"/>
              <w:ind w:left="0"/>
              <w:rPr>
                <w:b w:val="0"/>
                <w:bCs w:val="0"/>
                <w:sz w:val="28"/>
                <w:szCs w:val="28"/>
              </w:rPr>
            </w:pPr>
            <w:r w:rsidRPr="006573B3">
              <w:rPr>
                <w:b w:val="0"/>
                <w:bCs w:val="0"/>
                <w:sz w:val="28"/>
                <w:szCs w:val="28"/>
              </w:rPr>
              <w:t>Model evaluation</w:t>
            </w:r>
          </w:p>
        </w:tc>
        <w:tc>
          <w:tcPr>
            <w:tcW w:w="3173" w:type="dxa"/>
          </w:tcPr>
          <w:p w14:paraId="1DDBE621" w14:textId="77F6259B" w:rsidR="00A27FD1"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Scikit-learn</w:t>
            </w:r>
          </w:p>
        </w:tc>
        <w:tc>
          <w:tcPr>
            <w:tcW w:w="3798" w:type="dxa"/>
          </w:tcPr>
          <w:p w14:paraId="181849B8" w14:textId="2FFCC81A" w:rsidR="00A27FD1"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R², MAE, cross-validation</w:t>
            </w:r>
          </w:p>
        </w:tc>
      </w:tr>
      <w:tr w:rsidR="00896062" w:rsidRPr="006573B3" w14:paraId="204484ED" w14:textId="77777777" w:rsidTr="001928C2">
        <w:tc>
          <w:tcPr>
            <w:cnfStyle w:val="001000000000" w:firstRow="0" w:lastRow="0" w:firstColumn="1" w:lastColumn="0" w:oddVBand="0" w:evenVBand="0" w:oddHBand="0" w:evenHBand="0" w:firstRowFirstColumn="0" w:firstRowLastColumn="0" w:lastRowFirstColumn="0" w:lastRowLastColumn="0"/>
            <w:tcW w:w="3348" w:type="dxa"/>
          </w:tcPr>
          <w:p w14:paraId="30370CF5" w14:textId="6294A719" w:rsidR="00896062" w:rsidRPr="006573B3" w:rsidRDefault="00896062" w:rsidP="00A27FD1">
            <w:pPr>
              <w:pStyle w:val="BodyTextIndent"/>
              <w:spacing w:line="360" w:lineRule="auto"/>
              <w:ind w:left="0"/>
              <w:rPr>
                <w:b w:val="0"/>
                <w:bCs w:val="0"/>
                <w:sz w:val="28"/>
                <w:szCs w:val="28"/>
              </w:rPr>
            </w:pPr>
            <w:r w:rsidRPr="006573B3">
              <w:rPr>
                <w:b w:val="0"/>
                <w:bCs w:val="0"/>
                <w:sz w:val="28"/>
                <w:szCs w:val="28"/>
              </w:rPr>
              <w:t xml:space="preserve">Visualization </w:t>
            </w:r>
          </w:p>
        </w:tc>
        <w:tc>
          <w:tcPr>
            <w:tcW w:w="3173" w:type="dxa"/>
          </w:tcPr>
          <w:p w14:paraId="4AF8F203" w14:textId="059E357B" w:rsidR="00896062"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Matplotlib, Seaborn</w:t>
            </w:r>
          </w:p>
        </w:tc>
        <w:tc>
          <w:tcPr>
            <w:tcW w:w="3798" w:type="dxa"/>
          </w:tcPr>
          <w:p w14:paraId="4B694337" w14:textId="18664352" w:rsidR="00896062"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Charts, plots, feature importance</w:t>
            </w:r>
          </w:p>
        </w:tc>
      </w:tr>
      <w:tr w:rsidR="00896062" w:rsidRPr="006573B3" w14:paraId="6CDFF1E8" w14:textId="77777777" w:rsidTr="001928C2">
        <w:tc>
          <w:tcPr>
            <w:cnfStyle w:val="001000000000" w:firstRow="0" w:lastRow="0" w:firstColumn="1" w:lastColumn="0" w:oddVBand="0" w:evenVBand="0" w:oddHBand="0" w:evenHBand="0" w:firstRowFirstColumn="0" w:firstRowLastColumn="0" w:lastRowFirstColumn="0" w:lastRowLastColumn="0"/>
            <w:tcW w:w="3348" w:type="dxa"/>
          </w:tcPr>
          <w:p w14:paraId="4433EADC" w14:textId="410DFBB8" w:rsidR="00896062" w:rsidRPr="006573B3" w:rsidRDefault="00896062" w:rsidP="00A27FD1">
            <w:pPr>
              <w:pStyle w:val="BodyTextIndent"/>
              <w:spacing w:line="360" w:lineRule="auto"/>
              <w:ind w:left="0"/>
              <w:rPr>
                <w:b w:val="0"/>
                <w:bCs w:val="0"/>
                <w:sz w:val="28"/>
                <w:szCs w:val="28"/>
              </w:rPr>
            </w:pPr>
            <w:r w:rsidRPr="006573B3">
              <w:rPr>
                <w:b w:val="0"/>
                <w:bCs w:val="0"/>
                <w:sz w:val="28"/>
                <w:szCs w:val="28"/>
              </w:rPr>
              <w:lastRenderedPageBreak/>
              <w:t xml:space="preserve">Development Environment </w:t>
            </w:r>
          </w:p>
        </w:tc>
        <w:tc>
          <w:tcPr>
            <w:tcW w:w="3173" w:type="dxa"/>
          </w:tcPr>
          <w:p w14:paraId="16C5C77A" w14:textId="7247BE5E" w:rsidR="00896062"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Jupyter</w:t>
            </w:r>
            <w:proofErr w:type="spellEnd"/>
            <w:r w:rsidRPr="006573B3">
              <w:rPr>
                <w:sz w:val="28"/>
                <w:szCs w:val="28"/>
              </w:rPr>
              <w:t xml:space="preserve"> notebook</w:t>
            </w:r>
          </w:p>
        </w:tc>
        <w:tc>
          <w:tcPr>
            <w:tcW w:w="3798" w:type="dxa"/>
          </w:tcPr>
          <w:p w14:paraId="3C8246B9" w14:textId="02B5D327" w:rsidR="00896062"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Interactive prototyping and execution</w:t>
            </w:r>
          </w:p>
        </w:tc>
      </w:tr>
      <w:tr w:rsidR="00896062" w:rsidRPr="006573B3" w14:paraId="15BAFE05" w14:textId="77777777" w:rsidTr="001928C2">
        <w:tc>
          <w:tcPr>
            <w:cnfStyle w:val="001000000000" w:firstRow="0" w:lastRow="0" w:firstColumn="1" w:lastColumn="0" w:oddVBand="0" w:evenVBand="0" w:oddHBand="0" w:evenHBand="0" w:firstRowFirstColumn="0" w:firstRowLastColumn="0" w:lastRowFirstColumn="0" w:lastRowLastColumn="0"/>
            <w:tcW w:w="3348" w:type="dxa"/>
          </w:tcPr>
          <w:p w14:paraId="5DB48D2C" w14:textId="2FF0F67D" w:rsidR="00896062" w:rsidRPr="006573B3" w:rsidRDefault="00896062" w:rsidP="00A27FD1">
            <w:pPr>
              <w:pStyle w:val="BodyTextIndent"/>
              <w:spacing w:line="360" w:lineRule="auto"/>
              <w:ind w:left="0"/>
              <w:rPr>
                <w:b w:val="0"/>
                <w:bCs w:val="0"/>
                <w:sz w:val="28"/>
                <w:szCs w:val="28"/>
              </w:rPr>
            </w:pPr>
            <w:r w:rsidRPr="006573B3">
              <w:rPr>
                <w:b w:val="0"/>
                <w:bCs w:val="0"/>
                <w:sz w:val="28"/>
                <w:szCs w:val="28"/>
              </w:rPr>
              <w:t>Model serialization</w:t>
            </w:r>
          </w:p>
        </w:tc>
        <w:tc>
          <w:tcPr>
            <w:tcW w:w="3173" w:type="dxa"/>
          </w:tcPr>
          <w:p w14:paraId="7298C07A" w14:textId="68045493" w:rsidR="00896062"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Joblib</w:t>
            </w:r>
            <w:proofErr w:type="spellEnd"/>
            <w:r w:rsidRPr="006573B3">
              <w:rPr>
                <w:sz w:val="28"/>
                <w:szCs w:val="28"/>
              </w:rPr>
              <w:t xml:space="preserve"> </w:t>
            </w:r>
          </w:p>
        </w:tc>
        <w:tc>
          <w:tcPr>
            <w:tcW w:w="3798" w:type="dxa"/>
          </w:tcPr>
          <w:p w14:paraId="691CECF2" w14:textId="0B98D2C1" w:rsidR="00896062" w:rsidRPr="006573B3" w:rsidRDefault="00896062" w:rsidP="00A27FD1">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Saving and reloading trained models</w:t>
            </w:r>
            <w:r w:rsidR="001928C2" w:rsidRPr="006573B3">
              <w:rPr>
                <w:sz w:val="28"/>
                <w:szCs w:val="28"/>
              </w:rPr>
              <w:t>.</w:t>
            </w:r>
          </w:p>
        </w:tc>
      </w:tr>
    </w:tbl>
    <w:p w14:paraId="300B75C5" w14:textId="77777777" w:rsidR="00A27FD1" w:rsidRPr="006573B3" w:rsidRDefault="00A27FD1" w:rsidP="00896062">
      <w:pPr>
        <w:pStyle w:val="BodyTextIndent"/>
        <w:spacing w:line="360" w:lineRule="auto"/>
        <w:ind w:left="0"/>
        <w:rPr>
          <w:sz w:val="16"/>
          <w:szCs w:val="16"/>
        </w:rPr>
      </w:pPr>
    </w:p>
    <w:p w14:paraId="5DDB5A40" w14:textId="17CDEE26" w:rsidR="00546390" w:rsidRPr="006573B3" w:rsidRDefault="00896062" w:rsidP="00896062">
      <w:pPr>
        <w:pStyle w:val="BodyTextIndent"/>
        <w:spacing w:line="360" w:lineRule="auto"/>
        <w:rPr>
          <w:sz w:val="28"/>
          <w:szCs w:val="28"/>
        </w:rPr>
      </w:pPr>
      <w:r w:rsidRPr="006573B3">
        <w:rPr>
          <w:sz w:val="28"/>
          <w:szCs w:val="28"/>
        </w:rPr>
        <w:t>The software pipeline follows a sequential flow where each layer processes the output of the previous one, ensuring clean separation of concerns and easy debugging at each stage.</w:t>
      </w:r>
    </w:p>
    <w:p w14:paraId="37BB935D" w14:textId="3E5A9CAC" w:rsidR="00896062" w:rsidRPr="00A7306E" w:rsidRDefault="001928C2" w:rsidP="00896062">
      <w:pPr>
        <w:pStyle w:val="BodyTextIndent"/>
        <w:spacing w:line="360" w:lineRule="auto"/>
        <w:rPr>
          <w:b/>
          <w:bCs/>
        </w:rPr>
      </w:pPr>
      <w:r w:rsidRPr="00A7306E">
        <w:rPr>
          <w:b/>
          <w:bCs/>
        </w:rPr>
        <w:t>3</w:t>
      </w:r>
      <w:r w:rsidR="00896062" w:rsidRPr="00A7306E">
        <w:rPr>
          <w:b/>
          <w:bCs/>
        </w:rPr>
        <w:t>.3. Key Libraries and Versions</w:t>
      </w:r>
    </w:p>
    <w:tbl>
      <w:tblPr>
        <w:tblStyle w:val="GridTable1Light"/>
        <w:tblW w:w="0" w:type="auto"/>
        <w:tblInd w:w="137" w:type="dxa"/>
        <w:tblLook w:val="04A0" w:firstRow="1" w:lastRow="0" w:firstColumn="1" w:lastColumn="0" w:noHBand="0" w:noVBand="1"/>
      </w:tblPr>
      <w:tblGrid>
        <w:gridCol w:w="5091"/>
        <w:gridCol w:w="5228"/>
      </w:tblGrid>
      <w:tr w:rsidR="00896062" w14:paraId="2CF84D36" w14:textId="77777777" w:rsidTr="00465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1" w:type="dxa"/>
            <w:shd w:val="clear" w:color="auto" w:fill="F2F2F2" w:themeFill="background1" w:themeFillShade="F2"/>
          </w:tcPr>
          <w:p w14:paraId="43001F43" w14:textId="61F4C040" w:rsidR="00896062" w:rsidRPr="006573B3" w:rsidRDefault="00896062" w:rsidP="00896062">
            <w:pPr>
              <w:pStyle w:val="BodyTextIndent"/>
              <w:spacing w:line="360" w:lineRule="auto"/>
              <w:ind w:left="0"/>
              <w:rPr>
                <w:sz w:val="28"/>
                <w:szCs w:val="28"/>
              </w:rPr>
            </w:pPr>
            <w:r w:rsidRPr="006573B3">
              <w:rPr>
                <w:sz w:val="28"/>
                <w:szCs w:val="28"/>
              </w:rPr>
              <w:t xml:space="preserve">Library </w:t>
            </w:r>
          </w:p>
        </w:tc>
        <w:tc>
          <w:tcPr>
            <w:tcW w:w="5228" w:type="dxa"/>
            <w:shd w:val="clear" w:color="auto" w:fill="F2F2F2" w:themeFill="background1" w:themeFillShade="F2"/>
          </w:tcPr>
          <w:p w14:paraId="76BC32DD" w14:textId="782F1046" w:rsidR="00896062" w:rsidRPr="006573B3" w:rsidRDefault="00896062" w:rsidP="00896062">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Purpose </w:t>
            </w:r>
          </w:p>
        </w:tc>
      </w:tr>
      <w:tr w:rsidR="00896062" w14:paraId="7703DE98" w14:textId="77777777" w:rsidTr="001928C2">
        <w:tc>
          <w:tcPr>
            <w:cnfStyle w:val="001000000000" w:firstRow="0" w:lastRow="0" w:firstColumn="1" w:lastColumn="0" w:oddVBand="0" w:evenVBand="0" w:oddHBand="0" w:evenHBand="0" w:firstRowFirstColumn="0" w:firstRowLastColumn="0" w:lastRowFirstColumn="0" w:lastRowLastColumn="0"/>
            <w:tcW w:w="5091" w:type="dxa"/>
          </w:tcPr>
          <w:p w14:paraId="4CB6CD15" w14:textId="03E89590" w:rsidR="00896062" w:rsidRPr="006573B3" w:rsidRDefault="00896062" w:rsidP="00896062">
            <w:pPr>
              <w:pStyle w:val="BodyTextIndent"/>
              <w:spacing w:line="360" w:lineRule="auto"/>
              <w:ind w:left="0"/>
              <w:rPr>
                <w:b w:val="0"/>
                <w:bCs w:val="0"/>
                <w:sz w:val="28"/>
                <w:szCs w:val="28"/>
              </w:rPr>
            </w:pPr>
            <w:r w:rsidRPr="006573B3">
              <w:rPr>
                <w:b w:val="0"/>
                <w:bCs w:val="0"/>
                <w:sz w:val="28"/>
                <w:szCs w:val="28"/>
              </w:rPr>
              <w:t>Python 3.x</w:t>
            </w:r>
          </w:p>
        </w:tc>
        <w:tc>
          <w:tcPr>
            <w:tcW w:w="5228" w:type="dxa"/>
          </w:tcPr>
          <w:p w14:paraId="1BE68EE0" w14:textId="66C64082" w:rsidR="00896062" w:rsidRPr="006573B3" w:rsidRDefault="00896062" w:rsidP="00896062">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Core programming language </w:t>
            </w:r>
          </w:p>
        </w:tc>
      </w:tr>
      <w:tr w:rsidR="00896062" w14:paraId="6AD07BFE" w14:textId="77777777" w:rsidTr="001928C2">
        <w:tc>
          <w:tcPr>
            <w:cnfStyle w:val="001000000000" w:firstRow="0" w:lastRow="0" w:firstColumn="1" w:lastColumn="0" w:oddVBand="0" w:evenVBand="0" w:oddHBand="0" w:evenHBand="0" w:firstRowFirstColumn="0" w:firstRowLastColumn="0" w:lastRowFirstColumn="0" w:lastRowLastColumn="0"/>
            <w:tcW w:w="5091" w:type="dxa"/>
          </w:tcPr>
          <w:p w14:paraId="6A7F6866" w14:textId="27D062C2" w:rsidR="00896062" w:rsidRPr="006573B3" w:rsidRDefault="00896062" w:rsidP="00896062">
            <w:pPr>
              <w:pStyle w:val="BodyTextIndent"/>
              <w:spacing w:line="360" w:lineRule="auto"/>
              <w:ind w:left="0"/>
              <w:rPr>
                <w:b w:val="0"/>
                <w:bCs w:val="0"/>
                <w:sz w:val="28"/>
                <w:szCs w:val="28"/>
              </w:rPr>
            </w:pPr>
            <w:r w:rsidRPr="006573B3">
              <w:rPr>
                <w:b w:val="0"/>
                <w:bCs w:val="0"/>
                <w:sz w:val="28"/>
                <w:szCs w:val="28"/>
              </w:rPr>
              <w:t xml:space="preserve">Pandas </w:t>
            </w:r>
          </w:p>
        </w:tc>
        <w:tc>
          <w:tcPr>
            <w:tcW w:w="5228" w:type="dxa"/>
          </w:tcPr>
          <w:p w14:paraId="34D50292" w14:textId="189B213E" w:rsidR="00896062" w:rsidRPr="006573B3" w:rsidRDefault="00896062" w:rsidP="00896062">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Data manipulation and analysis</w:t>
            </w:r>
          </w:p>
        </w:tc>
      </w:tr>
      <w:tr w:rsidR="00896062" w14:paraId="6256EF20" w14:textId="77777777" w:rsidTr="001928C2">
        <w:tc>
          <w:tcPr>
            <w:cnfStyle w:val="001000000000" w:firstRow="0" w:lastRow="0" w:firstColumn="1" w:lastColumn="0" w:oddVBand="0" w:evenVBand="0" w:oddHBand="0" w:evenHBand="0" w:firstRowFirstColumn="0" w:firstRowLastColumn="0" w:lastRowFirstColumn="0" w:lastRowLastColumn="0"/>
            <w:tcW w:w="5091" w:type="dxa"/>
          </w:tcPr>
          <w:p w14:paraId="5B31C11F" w14:textId="3F945194" w:rsidR="00896062" w:rsidRPr="006573B3" w:rsidRDefault="00896062" w:rsidP="00896062">
            <w:pPr>
              <w:pStyle w:val="BodyTextIndent"/>
              <w:spacing w:line="360" w:lineRule="auto"/>
              <w:ind w:left="0"/>
              <w:rPr>
                <w:b w:val="0"/>
                <w:bCs w:val="0"/>
                <w:sz w:val="28"/>
                <w:szCs w:val="28"/>
              </w:rPr>
            </w:pPr>
            <w:r w:rsidRPr="006573B3">
              <w:rPr>
                <w:b w:val="0"/>
                <w:bCs w:val="0"/>
                <w:sz w:val="28"/>
                <w:szCs w:val="28"/>
              </w:rPr>
              <w:t xml:space="preserve">NumPy </w:t>
            </w:r>
          </w:p>
        </w:tc>
        <w:tc>
          <w:tcPr>
            <w:tcW w:w="5228" w:type="dxa"/>
          </w:tcPr>
          <w:p w14:paraId="1ECABA39" w14:textId="00FBF5EE" w:rsidR="00896062" w:rsidRPr="006573B3" w:rsidRDefault="00896062" w:rsidP="00896062">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Numerical computations</w:t>
            </w:r>
          </w:p>
        </w:tc>
      </w:tr>
      <w:tr w:rsidR="00896062" w14:paraId="315E6843" w14:textId="77777777" w:rsidTr="001928C2">
        <w:tc>
          <w:tcPr>
            <w:cnfStyle w:val="001000000000" w:firstRow="0" w:lastRow="0" w:firstColumn="1" w:lastColumn="0" w:oddVBand="0" w:evenVBand="0" w:oddHBand="0" w:evenHBand="0" w:firstRowFirstColumn="0" w:firstRowLastColumn="0" w:lastRowFirstColumn="0" w:lastRowLastColumn="0"/>
            <w:tcW w:w="5091" w:type="dxa"/>
          </w:tcPr>
          <w:p w14:paraId="3C209756" w14:textId="20780367" w:rsidR="00896062" w:rsidRPr="006573B3" w:rsidRDefault="00896062" w:rsidP="00896062">
            <w:pPr>
              <w:pStyle w:val="BodyTextIndent"/>
              <w:spacing w:line="360" w:lineRule="auto"/>
              <w:ind w:left="0"/>
              <w:rPr>
                <w:b w:val="0"/>
                <w:bCs w:val="0"/>
                <w:sz w:val="28"/>
                <w:szCs w:val="28"/>
              </w:rPr>
            </w:pPr>
            <w:r w:rsidRPr="006573B3">
              <w:rPr>
                <w:b w:val="0"/>
                <w:bCs w:val="0"/>
                <w:sz w:val="28"/>
                <w:szCs w:val="28"/>
              </w:rPr>
              <w:t>Scikit-learn</w:t>
            </w:r>
          </w:p>
        </w:tc>
        <w:tc>
          <w:tcPr>
            <w:tcW w:w="5228" w:type="dxa"/>
          </w:tcPr>
          <w:p w14:paraId="495A899F" w14:textId="702E90E6" w:rsidR="00896062" w:rsidRPr="006573B3" w:rsidRDefault="00896062" w:rsidP="00896062">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ML models, pipeline, evaluation metrics</w:t>
            </w:r>
          </w:p>
        </w:tc>
      </w:tr>
      <w:tr w:rsidR="00896062" w14:paraId="7C588C9F" w14:textId="77777777" w:rsidTr="001928C2">
        <w:tc>
          <w:tcPr>
            <w:cnfStyle w:val="001000000000" w:firstRow="0" w:lastRow="0" w:firstColumn="1" w:lastColumn="0" w:oddVBand="0" w:evenVBand="0" w:oddHBand="0" w:evenHBand="0" w:firstRowFirstColumn="0" w:firstRowLastColumn="0" w:lastRowFirstColumn="0" w:lastRowLastColumn="0"/>
            <w:tcW w:w="5091" w:type="dxa"/>
          </w:tcPr>
          <w:p w14:paraId="0DD2A178" w14:textId="0463F01F" w:rsidR="00896062" w:rsidRPr="006573B3" w:rsidRDefault="00896062" w:rsidP="00896062">
            <w:pPr>
              <w:pStyle w:val="BodyTextIndent"/>
              <w:spacing w:line="360" w:lineRule="auto"/>
              <w:ind w:left="0"/>
              <w:rPr>
                <w:b w:val="0"/>
                <w:bCs w:val="0"/>
                <w:sz w:val="28"/>
                <w:szCs w:val="28"/>
              </w:rPr>
            </w:pPr>
            <w:proofErr w:type="spellStart"/>
            <w:r w:rsidRPr="006573B3">
              <w:rPr>
                <w:b w:val="0"/>
                <w:bCs w:val="0"/>
                <w:sz w:val="28"/>
                <w:szCs w:val="28"/>
              </w:rPr>
              <w:t>XGBoost</w:t>
            </w:r>
            <w:proofErr w:type="spellEnd"/>
          </w:p>
        </w:tc>
        <w:tc>
          <w:tcPr>
            <w:tcW w:w="5228" w:type="dxa"/>
          </w:tcPr>
          <w:p w14:paraId="648924E0" w14:textId="7D33DF5A" w:rsidR="00896062" w:rsidRPr="006573B3" w:rsidRDefault="00896062" w:rsidP="00896062">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Gradient boosting model</w:t>
            </w:r>
          </w:p>
        </w:tc>
      </w:tr>
      <w:tr w:rsidR="00896062" w14:paraId="330384CA" w14:textId="77777777" w:rsidTr="001928C2">
        <w:tc>
          <w:tcPr>
            <w:cnfStyle w:val="001000000000" w:firstRow="0" w:lastRow="0" w:firstColumn="1" w:lastColumn="0" w:oddVBand="0" w:evenVBand="0" w:oddHBand="0" w:evenHBand="0" w:firstRowFirstColumn="0" w:firstRowLastColumn="0" w:lastRowFirstColumn="0" w:lastRowLastColumn="0"/>
            <w:tcW w:w="5091" w:type="dxa"/>
          </w:tcPr>
          <w:p w14:paraId="59582F87" w14:textId="4640570B" w:rsidR="00896062" w:rsidRPr="006573B3" w:rsidRDefault="00896062" w:rsidP="00896062">
            <w:pPr>
              <w:pStyle w:val="BodyTextIndent"/>
              <w:spacing w:line="360" w:lineRule="auto"/>
              <w:ind w:left="0"/>
              <w:rPr>
                <w:b w:val="0"/>
                <w:bCs w:val="0"/>
                <w:sz w:val="28"/>
                <w:szCs w:val="28"/>
              </w:rPr>
            </w:pPr>
            <w:r w:rsidRPr="006573B3">
              <w:rPr>
                <w:b w:val="0"/>
                <w:bCs w:val="0"/>
                <w:sz w:val="28"/>
                <w:szCs w:val="28"/>
              </w:rPr>
              <w:t xml:space="preserve">Matplotlib </w:t>
            </w:r>
          </w:p>
        </w:tc>
        <w:tc>
          <w:tcPr>
            <w:tcW w:w="5228" w:type="dxa"/>
          </w:tcPr>
          <w:p w14:paraId="2724349F" w14:textId="7F30FF40" w:rsidR="00896062" w:rsidRPr="006573B3" w:rsidRDefault="00896062" w:rsidP="00896062">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Static visualizations</w:t>
            </w:r>
          </w:p>
        </w:tc>
      </w:tr>
      <w:tr w:rsidR="00896062" w14:paraId="7F2BD474" w14:textId="77777777" w:rsidTr="001928C2">
        <w:tc>
          <w:tcPr>
            <w:cnfStyle w:val="001000000000" w:firstRow="0" w:lastRow="0" w:firstColumn="1" w:lastColumn="0" w:oddVBand="0" w:evenVBand="0" w:oddHBand="0" w:evenHBand="0" w:firstRowFirstColumn="0" w:firstRowLastColumn="0" w:lastRowFirstColumn="0" w:lastRowLastColumn="0"/>
            <w:tcW w:w="5091" w:type="dxa"/>
          </w:tcPr>
          <w:p w14:paraId="1A34D71E" w14:textId="7F8C4706" w:rsidR="00896062" w:rsidRPr="006573B3" w:rsidRDefault="001928C2" w:rsidP="00896062">
            <w:pPr>
              <w:pStyle w:val="BodyTextIndent"/>
              <w:spacing w:line="360" w:lineRule="auto"/>
              <w:ind w:left="0"/>
              <w:rPr>
                <w:b w:val="0"/>
                <w:bCs w:val="0"/>
                <w:sz w:val="28"/>
                <w:szCs w:val="28"/>
              </w:rPr>
            </w:pPr>
            <w:r w:rsidRPr="006573B3">
              <w:rPr>
                <w:b w:val="0"/>
                <w:bCs w:val="0"/>
                <w:sz w:val="28"/>
                <w:szCs w:val="28"/>
              </w:rPr>
              <w:t xml:space="preserve">Seaborn </w:t>
            </w:r>
          </w:p>
        </w:tc>
        <w:tc>
          <w:tcPr>
            <w:tcW w:w="5228" w:type="dxa"/>
          </w:tcPr>
          <w:p w14:paraId="782D5BE8" w14:textId="0F951264" w:rsidR="00896062" w:rsidRPr="006573B3" w:rsidRDefault="001928C2" w:rsidP="00896062">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Statistical data visualization</w:t>
            </w:r>
          </w:p>
        </w:tc>
      </w:tr>
      <w:tr w:rsidR="00896062" w14:paraId="48D1C4D9" w14:textId="77777777" w:rsidTr="001928C2">
        <w:tc>
          <w:tcPr>
            <w:cnfStyle w:val="001000000000" w:firstRow="0" w:lastRow="0" w:firstColumn="1" w:lastColumn="0" w:oddVBand="0" w:evenVBand="0" w:oddHBand="0" w:evenHBand="0" w:firstRowFirstColumn="0" w:firstRowLastColumn="0" w:lastRowFirstColumn="0" w:lastRowLastColumn="0"/>
            <w:tcW w:w="5091" w:type="dxa"/>
          </w:tcPr>
          <w:p w14:paraId="2EBCB2B8" w14:textId="78B8DCC7" w:rsidR="00896062" w:rsidRPr="006573B3" w:rsidRDefault="001928C2" w:rsidP="00896062">
            <w:pPr>
              <w:pStyle w:val="BodyTextIndent"/>
              <w:spacing w:line="360" w:lineRule="auto"/>
              <w:ind w:left="0"/>
              <w:rPr>
                <w:b w:val="0"/>
                <w:bCs w:val="0"/>
                <w:sz w:val="28"/>
                <w:szCs w:val="28"/>
              </w:rPr>
            </w:pPr>
            <w:proofErr w:type="spellStart"/>
            <w:r w:rsidRPr="006573B3">
              <w:rPr>
                <w:b w:val="0"/>
                <w:bCs w:val="0"/>
                <w:sz w:val="28"/>
                <w:szCs w:val="28"/>
              </w:rPr>
              <w:t>Joblib</w:t>
            </w:r>
            <w:proofErr w:type="spellEnd"/>
            <w:r w:rsidRPr="006573B3">
              <w:rPr>
                <w:b w:val="0"/>
                <w:bCs w:val="0"/>
                <w:sz w:val="28"/>
                <w:szCs w:val="28"/>
              </w:rPr>
              <w:t xml:space="preserve"> </w:t>
            </w:r>
          </w:p>
        </w:tc>
        <w:tc>
          <w:tcPr>
            <w:tcW w:w="5228" w:type="dxa"/>
          </w:tcPr>
          <w:p w14:paraId="1821193C" w14:textId="62AC6B2F" w:rsidR="00896062" w:rsidRPr="006573B3" w:rsidRDefault="001928C2" w:rsidP="00896062">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Model persistence.</w:t>
            </w:r>
          </w:p>
        </w:tc>
      </w:tr>
    </w:tbl>
    <w:p w14:paraId="5438E6A5" w14:textId="77777777" w:rsidR="0005071F" w:rsidRDefault="0005071F" w:rsidP="001928C2">
      <w:pPr>
        <w:spacing w:after="0"/>
        <w:rPr>
          <w:rFonts w:ascii="Times New Roman" w:hAnsi="Times New Roman" w:cs="Times New Roman"/>
          <w:sz w:val="52"/>
          <w:szCs w:val="52"/>
        </w:rPr>
      </w:pPr>
    </w:p>
    <w:p w14:paraId="70B565C1" w14:textId="77777777" w:rsidR="007B7622" w:rsidRDefault="007B7622" w:rsidP="001928C2">
      <w:pPr>
        <w:spacing w:after="0"/>
        <w:rPr>
          <w:rFonts w:ascii="Times New Roman" w:hAnsi="Times New Roman" w:cs="Times New Roman"/>
          <w:sz w:val="52"/>
          <w:szCs w:val="52"/>
        </w:rPr>
      </w:pPr>
    </w:p>
    <w:p w14:paraId="75E62EED" w14:textId="77777777" w:rsidR="007B7622" w:rsidRDefault="007B7622" w:rsidP="001928C2">
      <w:pPr>
        <w:spacing w:after="0"/>
        <w:rPr>
          <w:rFonts w:ascii="Times New Roman" w:hAnsi="Times New Roman" w:cs="Times New Roman"/>
          <w:sz w:val="52"/>
          <w:szCs w:val="52"/>
        </w:rPr>
      </w:pPr>
    </w:p>
    <w:p w14:paraId="0436DFC2" w14:textId="77777777" w:rsidR="007B7622" w:rsidRDefault="007B7622" w:rsidP="001928C2">
      <w:pPr>
        <w:spacing w:after="0"/>
        <w:rPr>
          <w:rFonts w:ascii="Times New Roman" w:hAnsi="Times New Roman" w:cs="Times New Roman"/>
          <w:sz w:val="52"/>
          <w:szCs w:val="52"/>
        </w:rPr>
      </w:pPr>
    </w:p>
    <w:p w14:paraId="5CD8C6E4" w14:textId="77777777" w:rsidR="007B7622" w:rsidRDefault="007B7622" w:rsidP="001928C2">
      <w:pPr>
        <w:spacing w:after="0"/>
        <w:rPr>
          <w:rFonts w:ascii="Times New Roman" w:hAnsi="Times New Roman" w:cs="Times New Roman"/>
          <w:sz w:val="52"/>
          <w:szCs w:val="52"/>
        </w:rPr>
      </w:pPr>
    </w:p>
    <w:p w14:paraId="24648B8E" w14:textId="77777777" w:rsidR="007B7622" w:rsidRDefault="007B7622" w:rsidP="001928C2">
      <w:pPr>
        <w:spacing w:after="0"/>
        <w:rPr>
          <w:rFonts w:ascii="Times New Roman" w:hAnsi="Times New Roman" w:cs="Times New Roman"/>
          <w:sz w:val="52"/>
          <w:szCs w:val="52"/>
        </w:rPr>
      </w:pPr>
    </w:p>
    <w:p w14:paraId="09838394" w14:textId="77777777" w:rsidR="007B7622" w:rsidRDefault="007B7622" w:rsidP="001928C2">
      <w:pPr>
        <w:spacing w:after="0"/>
        <w:rPr>
          <w:rFonts w:ascii="Times New Roman" w:hAnsi="Times New Roman" w:cs="Times New Roman"/>
          <w:sz w:val="52"/>
          <w:szCs w:val="52"/>
        </w:rPr>
      </w:pPr>
    </w:p>
    <w:p w14:paraId="7206A9D9" w14:textId="77777777" w:rsidR="007B7622" w:rsidRDefault="007B7622" w:rsidP="001928C2">
      <w:pPr>
        <w:spacing w:after="0"/>
        <w:rPr>
          <w:rFonts w:ascii="Times New Roman" w:hAnsi="Times New Roman" w:cs="Times New Roman"/>
          <w:sz w:val="52"/>
          <w:szCs w:val="52"/>
        </w:rPr>
      </w:pPr>
    </w:p>
    <w:p w14:paraId="5DE37BE4" w14:textId="77777777" w:rsidR="003F0744" w:rsidRDefault="003F0744" w:rsidP="001928C2">
      <w:pPr>
        <w:spacing w:after="0"/>
        <w:rPr>
          <w:rFonts w:ascii="Times New Roman" w:hAnsi="Times New Roman" w:cs="Times New Roman"/>
          <w:sz w:val="24"/>
          <w:szCs w:val="24"/>
        </w:rPr>
      </w:pPr>
    </w:p>
    <w:p w14:paraId="652C0E0F" w14:textId="77777777" w:rsidR="003F0744" w:rsidRPr="003F0744" w:rsidRDefault="003F0744" w:rsidP="001928C2">
      <w:pPr>
        <w:spacing w:after="0"/>
        <w:rPr>
          <w:rFonts w:ascii="Times New Roman" w:hAnsi="Times New Roman" w:cs="Times New Roman"/>
          <w:sz w:val="24"/>
          <w:szCs w:val="24"/>
        </w:rPr>
      </w:pPr>
    </w:p>
    <w:p w14:paraId="2D78A48A" w14:textId="40D7E177" w:rsidR="001928C2" w:rsidRPr="006974DC" w:rsidRDefault="001928C2" w:rsidP="001928C2">
      <w:pPr>
        <w:spacing w:after="0" w:line="360" w:lineRule="auto"/>
        <w:ind w:left="57"/>
        <w:rPr>
          <w:rFonts w:ascii="Times New Roman" w:hAnsi="Times New Roman" w:cs="Times New Roman"/>
          <w:b/>
          <w:bCs/>
          <w:sz w:val="34"/>
          <w:szCs w:val="34"/>
          <w:u w:val="single"/>
        </w:rPr>
      </w:pPr>
      <w:r w:rsidRPr="006974DC">
        <w:rPr>
          <w:rFonts w:ascii="Times New Roman" w:hAnsi="Times New Roman" w:cs="Times New Roman"/>
          <w:b/>
          <w:bCs/>
          <w:sz w:val="34"/>
          <w:szCs w:val="34"/>
        </w:rPr>
        <w:t xml:space="preserve">4. </w:t>
      </w:r>
      <w:r w:rsidRPr="006974DC">
        <w:rPr>
          <w:rFonts w:ascii="Times New Roman" w:hAnsi="Times New Roman" w:cs="Times New Roman"/>
          <w:b/>
          <w:bCs/>
          <w:sz w:val="34"/>
          <w:szCs w:val="34"/>
          <w:u w:val="single"/>
        </w:rPr>
        <w:t xml:space="preserve">System Requirements </w:t>
      </w:r>
    </w:p>
    <w:p w14:paraId="3CD6F253" w14:textId="34F15A2A" w:rsidR="001928C2" w:rsidRPr="00A7306E" w:rsidRDefault="001928C2" w:rsidP="001928C2">
      <w:pPr>
        <w:spacing w:after="0" w:line="360" w:lineRule="auto"/>
        <w:ind w:left="57"/>
        <w:rPr>
          <w:rFonts w:ascii="Times New Roman" w:hAnsi="Times New Roman" w:cs="Times New Roman"/>
          <w:b/>
          <w:bCs/>
          <w:sz w:val="32"/>
          <w:szCs w:val="32"/>
        </w:rPr>
      </w:pPr>
      <w:r w:rsidRPr="00A7306E">
        <w:rPr>
          <w:rFonts w:ascii="Times New Roman" w:hAnsi="Times New Roman" w:cs="Times New Roman"/>
          <w:b/>
          <w:bCs/>
          <w:sz w:val="32"/>
          <w:szCs w:val="32"/>
        </w:rPr>
        <w:t>4.1. Functional Requirements</w:t>
      </w:r>
    </w:p>
    <w:p w14:paraId="21399C74" w14:textId="77777777" w:rsidR="001928C2" w:rsidRPr="006573B3" w:rsidRDefault="001928C2" w:rsidP="001928C2">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The following functional requirements define what the system must be capable of doing:</w:t>
      </w:r>
    </w:p>
    <w:p w14:paraId="59ADF0B5" w14:textId="4E370DFC" w:rsidR="00C615E0" w:rsidRPr="00C615E0" w:rsidRDefault="00C615E0" w:rsidP="00F13350">
      <w:pPr>
        <w:pStyle w:val="ListParagraph"/>
        <w:numPr>
          <w:ilvl w:val="0"/>
          <w:numId w:val="44"/>
        </w:numPr>
        <w:spacing w:after="0" w:line="360" w:lineRule="auto"/>
        <w:ind w:left="417"/>
        <w:rPr>
          <w:rFonts w:ascii="Times New Roman" w:hAnsi="Times New Roman" w:cs="Times New Roman"/>
          <w:sz w:val="28"/>
          <w:szCs w:val="28"/>
        </w:rPr>
      </w:pPr>
      <w:r w:rsidRPr="00C615E0">
        <w:rPr>
          <w:rFonts w:ascii="Times New Roman" w:hAnsi="Times New Roman" w:cs="Times New Roman"/>
          <w:sz w:val="28"/>
          <w:szCs w:val="28"/>
        </w:rPr>
        <w:t xml:space="preserve">FR1: The system shall load, clean and preprocess the </w:t>
      </w:r>
      <w:proofErr w:type="spellStart"/>
      <w:r w:rsidRPr="00C615E0">
        <w:rPr>
          <w:rFonts w:ascii="Times New Roman" w:hAnsi="Times New Roman" w:cs="Times New Roman"/>
          <w:sz w:val="28"/>
          <w:szCs w:val="28"/>
        </w:rPr>
        <w:t>DataCo</w:t>
      </w:r>
      <w:proofErr w:type="spellEnd"/>
      <w:r w:rsidRPr="00C615E0">
        <w:rPr>
          <w:rFonts w:ascii="Times New Roman" w:hAnsi="Times New Roman" w:cs="Times New Roman"/>
          <w:sz w:val="28"/>
          <w:szCs w:val="28"/>
        </w:rPr>
        <w:t xml:space="preserve"> Supply Chain CSV dataset </w:t>
      </w:r>
      <w:r w:rsidR="00F13350">
        <w:rPr>
          <w:rFonts w:ascii="Times New Roman" w:hAnsi="Times New Roman" w:cs="Times New Roman"/>
          <w:sz w:val="28"/>
          <w:szCs w:val="28"/>
        </w:rPr>
        <w:t>-</w:t>
      </w:r>
      <w:r w:rsidRPr="00C615E0">
        <w:rPr>
          <w:rFonts w:ascii="Times New Roman" w:hAnsi="Times New Roman" w:cs="Times New Roman"/>
          <w:sz w:val="28"/>
          <w:szCs w:val="28"/>
        </w:rPr>
        <w:t xml:space="preserve"> handling missing values, duplicates, and outliers using a 3×IQR threshold.</w:t>
      </w:r>
    </w:p>
    <w:p w14:paraId="00F8324A" w14:textId="77777777" w:rsidR="00C615E0" w:rsidRPr="00C615E0" w:rsidRDefault="00C615E0" w:rsidP="00F13350">
      <w:pPr>
        <w:pStyle w:val="ListParagraph"/>
        <w:numPr>
          <w:ilvl w:val="0"/>
          <w:numId w:val="44"/>
        </w:numPr>
        <w:spacing w:after="0" w:line="360" w:lineRule="auto"/>
        <w:ind w:left="417"/>
        <w:rPr>
          <w:rFonts w:ascii="Times New Roman" w:hAnsi="Times New Roman" w:cs="Times New Roman"/>
          <w:sz w:val="28"/>
          <w:szCs w:val="28"/>
        </w:rPr>
      </w:pPr>
      <w:r w:rsidRPr="00C615E0">
        <w:rPr>
          <w:rFonts w:ascii="Times New Roman" w:hAnsi="Times New Roman" w:cs="Times New Roman"/>
          <w:sz w:val="28"/>
          <w:szCs w:val="28"/>
        </w:rPr>
        <w:t xml:space="preserve">FR2: The system shall engineer new features including </w:t>
      </w:r>
      <w:proofErr w:type="spellStart"/>
      <w:r w:rsidRPr="00C615E0">
        <w:rPr>
          <w:rFonts w:ascii="Times New Roman" w:hAnsi="Times New Roman" w:cs="Times New Roman"/>
          <w:sz w:val="28"/>
          <w:szCs w:val="28"/>
        </w:rPr>
        <w:t>Delivery_Delay</w:t>
      </w:r>
      <w:proofErr w:type="spellEnd"/>
      <w:r w:rsidRPr="00C615E0">
        <w:rPr>
          <w:rFonts w:ascii="Times New Roman" w:hAnsi="Times New Roman" w:cs="Times New Roman"/>
          <w:sz w:val="28"/>
          <w:szCs w:val="28"/>
        </w:rPr>
        <w:t xml:space="preserve">, </w:t>
      </w:r>
      <w:proofErr w:type="spellStart"/>
      <w:r w:rsidRPr="00C615E0">
        <w:rPr>
          <w:rFonts w:ascii="Times New Roman" w:hAnsi="Times New Roman" w:cs="Times New Roman"/>
          <w:sz w:val="28"/>
          <w:szCs w:val="28"/>
        </w:rPr>
        <w:t>Total_Price</w:t>
      </w:r>
      <w:proofErr w:type="spellEnd"/>
      <w:r w:rsidRPr="00C615E0">
        <w:rPr>
          <w:rFonts w:ascii="Times New Roman" w:hAnsi="Times New Roman" w:cs="Times New Roman"/>
          <w:sz w:val="28"/>
          <w:szCs w:val="28"/>
        </w:rPr>
        <w:t xml:space="preserve">, </w:t>
      </w:r>
      <w:proofErr w:type="spellStart"/>
      <w:r w:rsidRPr="00C615E0">
        <w:rPr>
          <w:rFonts w:ascii="Times New Roman" w:hAnsi="Times New Roman" w:cs="Times New Roman"/>
          <w:sz w:val="28"/>
          <w:szCs w:val="28"/>
        </w:rPr>
        <w:t>Shipping_Duration</w:t>
      </w:r>
      <w:proofErr w:type="spellEnd"/>
      <w:r w:rsidRPr="00C615E0">
        <w:rPr>
          <w:rFonts w:ascii="Times New Roman" w:hAnsi="Times New Roman" w:cs="Times New Roman"/>
          <w:sz w:val="28"/>
          <w:szCs w:val="28"/>
        </w:rPr>
        <w:t xml:space="preserve">, </w:t>
      </w:r>
      <w:proofErr w:type="spellStart"/>
      <w:r w:rsidRPr="00C615E0">
        <w:rPr>
          <w:rFonts w:ascii="Times New Roman" w:hAnsi="Times New Roman" w:cs="Times New Roman"/>
          <w:sz w:val="28"/>
          <w:szCs w:val="28"/>
        </w:rPr>
        <w:t>Order_Month</w:t>
      </w:r>
      <w:proofErr w:type="spellEnd"/>
      <w:r w:rsidRPr="00C615E0">
        <w:rPr>
          <w:rFonts w:ascii="Times New Roman" w:hAnsi="Times New Roman" w:cs="Times New Roman"/>
          <w:sz w:val="28"/>
          <w:szCs w:val="28"/>
        </w:rPr>
        <w:t xml:space="preserve">, and </w:t>
      </w:r>
      <w:proofErr w:type="spellStart"/>
      <w:r w:rsidRPr="00C615E0">
        <w:rPr>
          <w:rFonts w:ascii="Times New Roman" w:hAnsi="Times New Roman" w:cs="Times New Roman"/>
          <w:sz w:val="28"/>
          <w:szCs w:val="28"/>
        </w:rPr>
        <w:t>Order_Weekday</w:t>
      </w:r>
      <w:proofErr w:type="spellEnd"/>
      <w:r w:rsidRPr="00C615E0">
        <w:rPr>
          <w:rFonts w:ascii="Times New Roman" w:hAnsi="Times New Roman" w:cs="Times New Roman"/>
          <w:sz w:val="28"/>
          <w:szCs w:val="28"/>
        </w:rPr>
        <w:t xml:space="preserve"> from existing attributes.</w:t>
      </w:r>
    </w:p>
    <w:p w14:paraId="4CADEEE3" w14:textId="77777777" w:rsidR="00C615E0" w:rsidRPr="00C615E0" w:rsidRDefault="00C615E0" w:rsidP="00F13350">
      <w:pPr>
        <w:pStyle w:val="ListParagraph"/>
        <w:numPr>
          <w:ilvl w:val="0"/>
          <w:numId w:val="44"/>
        </w:numPr>
        <w:spacing w:after="0" w:line="360" w:lineRule="auto"/>
        <w:ind w:left="417"/>
        <w:rPr>
          <w:rFonts w:ascii="Times New Roman" w:hAnsi="Times New Roman" w:cs="Times New Roman"/>
          <w:sz w:val="28"/>
          <w:szCs w:val="28"/>
        </w:rPr>
      </w:pPr>
      <w:r w:rsidRPr="00C615E0">
        <w:rPr>
          <w:rFonts w:ascii="Times New Roman" w:hAnsi="Times New Roman" w:cs="Times New Roman"/>
          <w:sz w:val="28"/>
          <w:szCs w:val="28"/>
        </w:rPr>
        <w:t>FR3: The system shall encode categorical variables and split the dataset into training (80%) and testing (20%) sets with a fixed random state.</w:t>
      </w:r>
    </w:p>
    <w:p w14:paraId="47B26889" w14:textId="77777777" w:rsidR="00C615E0" w:rsidRPr="00C615E0" w:rsidRDefault="00C615E0" w:rsidP="00F13350">
      <w:pPr>
        <w:pStyle w:val="ListParagraph"/>
        <w:numPr>
          <w:ilvl w:val="0"/>
          <w:numId w:val="44"/>
        </w:numPr>
        <w:spacing w:after="0" w:line="360" w:lineRule="auto"/>
        <w:ind w:left="417"/>
        <w:rPr>
          <w:rFonts w:ascii="Times New Roman" w:hAnsi="Times New Roman" w:cs="Times New Roman"/>
          <w:sz w:val="28"/>
          <w:szCs w:val="28"/>
        </w:rPr>
      </w:pPr>
      <w:r w:rsidRPr="00C615E0">
        <w:rPr>
          <w:rFonts w:ascii="Times New Roman" w:hAnsi="Times New Roman" w:cs="Times New Roman"/>
          <w:sz w:val="28"/>
          <w:szCs w:val="28"/>
        </w:rPr>
        <w:t xml:space="preserve">FR4: The system shall train and compare three machine learning models — Linear Regression, Random Forest, and </w:t>
      </w:r>
      <w:proofErr w:type="spellStart"/>
      <w:r w:rsidRPr="00C615E0">
        <w:rPr>
          <w:rFonts w:ascii="Times New Roman" w:hAnsi="Times New Roman" w:cs="Times New Roman"/>
          <w:sz w:val="28"/>
          <w:szCs w:val="28"/>
        </w:rPr>
        <w:t>XGBoost</w:t>
      </w:r>
      <w:proofErr w:type="spellEnd"/>
      <w:r w:rsidRPr="00C615E0">
        <w:rPr>
          <w:rFonts w:ascii="Times New Roman" w:hAnsi="Times New Roman" w:cs="Times New Roman"/>
          <w:sz w:val="28"/>
          <w:szCs w:val="28"/>
        </w:rPr>
        <w:t>.</w:t>
      </w:r>
    </w:p>
    <w:p w14:paraId="22612E8E" w14:textId="77777777" w:rsidR="00C615E0" w:rsidRPr="00C615E0" w:rsidRDefault="00C615E0" w:rsidP="00F13350">
      <w:pPr>
        <w:pStyle w:val="ListParagraph"/>
        <w:numPr>
          <w:ilvl w:val="0"/>
          <w:numId w:val="44"/>
        </w:numPr>
        <w:spacing w:after="0" w:line="360" w:lineRule="auto"/>
        <w:ind w:left="417"/>
        <w:rPr>
          <w:rFonts w:ascii="Times New Roman" w:hAnsi="Times New Roman" w:cs="Times New Roman"/>
          <w:sz w:val="28"/>
          <w:szCs w:val="28"/>
        </w:rPr>
      </w:pPr>
      <w:r w:rsidRPr="00C615E0">
        <w:rPr>
          <w:rFonts w:ascii="Times New Roman" w:hAnsi="Times New Roman" w:cs="Times New Roman"/>
          <w:sz w:val="28"/>
          <w:szCs w:val="28"/>
        </w:rPr>
        <w:t xml:space="preserve">FR5: The system shall tune </w:t>
      </w:r>
      <w:proofErr w:type="spellStart"/>
      <w:r w:rsidRPr="00C615E0">
        <w:rPr>
          <w:rFonts w:ascii="Times New Roman" w:hAnsi="Times New Roman" w:cs="Times New Roman"/>
          <w:sz w:val="28"/>
          <w:szCs w:val="28"/>
        </w:rPr>
        <w:t>XGBoost</w:t>
      </w:r>
      <w:proofErr w:type="spellEnd"/>
      <w:r w:rsidRPr="00C615E0">
        <w:rPr>
          <w:rFonts w:ascii="Times New Roman" w:hAnsi="Times New Roman" w:cs="Times New Roman"/>
          <w:sz w:val="28"/>
          <w:szCs w:val="28"/>
        </w:rPr>
        <w:t xml:space="preserve"> hyperparameters using </w:t>
      </w:r>
      <w:proofErr w:type="spellStart"/>
      <w:r w:rsidRPr="00C615E0">
        <w:rPr>
          <w:rFonts w:ascii="Times New Roman" w:hAnsi="Times New Roman" w:cs="Times New Roman"/>
          <w:sz w:val="28"/>
          <w:szCs w:val="28"/>
        </w:rPr>
        <w:t>RandomizedSearchCV</w:t>
      </w:r>
      <w:proofErr w:type="spellEnd"/>
      <w:r w:rsidRPr="00C615E0">
        <w:rPr>
          <w:rFonts w:ascii="Times New Roman" w:hAnsi="Times New Roman" w:cs="Times New Roman"/>
          <w:sz w:val="28"/>
          <w:szCs w:val="28"/>
        </w:rPr>
        <w:t xml:space="preserve"> with 5 iterations and 3-fold cross-validation.</w:t>
      </w:r>
    </w:p>
    <w:p w14:paraId="434C996C" w14:textId="77777777" w:rsidR="00C615E0" w:rsidRPr="00C615E0" w:rsidRDefault="00C615E0" w:rsidP="00F13350">
      <w:pPr>
        <w:pStyle w:val="ListParagraph"/>
        <w:numPr>
          <w:ilvl w:val="0"/>
          <w:numId w:val="44"/>
        </w:numPr>
        <w:spacing w:after="0" w:line="360" w:lineRule="auto"/>
        <w:ind w:left="417"/>
        <w:rPr>
          <w:rFonts w:ascii="Times New Roman" w:hAnsi="Times New Roman" w:cs="Times New Roman"/>
          <w:sz w:val="28"/>
          <w:szCs w:val="28"/>
        </w:rPr>
      </w:pPr>
      <w:r w:rsidRPr="00C615E0">
        <w:rPr>
          <w:rFonts w:ascii="Times New Roman" w:hAnsi="Times New Roman" w:cs="Times New Roman"/>
          <w:sz w:val="28"/>
          <w:szCs w:val="28"/>
        </w:rPr>
        <w:t>FR6: The system shall evaluate all models using R² score and MAE, and generate visualizations including feature importance, model comparison, and actual vs predicted plots.</w:t>
      </w:r>
    </w:p>
    <w:p w14:paraId="601B8DF2" w14:textId="42B20A94" w:rsidR="004655CF" w:rsidRPr="00A7306E" w:rsidRDefault="004655CF" w:rsidP="00C615E0">
      <w:pPr>
        <w:spacing w:after="0" w:line="360" w:lineRule="auto"/>
        <w:ind w:left="57"/>
        <w:rPr>
          <w:rFonts w:ascii="Times New Roman" w:hAnsi="Times New Roman" w:cs="Times New Roman"/>
          <w:b/>
          <w:bCs/>
          <w:sz w:val="32"/>
          <w:szCs w:val="32"/>
        </w:rPr>
      </w:pPr>
      <w:r w:rsidRPr="00A7306E">
        <w:rPr>
          <w:rFonts w:ascii="Times New Roman" w:hAnsi="Times New Roman" w:cs="Times New Roman"/>
          <w:b/>
          <w:bCs/>
          <w:sz w:val="32"/>
          <w:szCs w:val="32"/>
        </w:rPr>
        <w:t>4.2. User Requirements</w:t>
      </w:r>
    </w:p>
    <w:p w14:paraId="28402AF4" w14:textId="35185CF7" w:rsidR="004655CF" w:rsidRPr="006573B3" w:rsidRDefault="004655CF" w:rsidP="004655CF">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The system is designed to serve the following types of users:</w:t>
      </w:r>
    </w:p>
    <w:p w14:paraId="40BCA3CA" w14:textId="77777777" w:rsidR="004655CF" w:rsidRPr="006573B3" w:rsidRDefault="004655CF" w:rsidP="004655CF">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Academic Users: Final-year students and project guides who need to understand the end-to-end machine learning pipeline applied to a real-world dataset. The system should be easy to follow, well-documented, and reproducible.</w:t>
      </w:r>
    </w:p>
    <w:p w14:paraId="1FE44B5C" w14:textId="77777777" w:rsidR="004655CF" w:rsidRPr="006573B3" w:rsidRDefault="004655CF" w:rsidP="004655CF">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Data Analysts: Professionals who want to explore supply chain data, identify delivery performance issues, and understand which factors drive sales.</w:t>
      </w:r>
    </w:p>
    <w:p w14:paraId="7E450234" w14:textId="38726DA4" w:rsidR="004655CF" w:rsidRPr="006573B3" w:rsidRDefault="004655CF" w:rsidP="004655CF">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Business Stakeholders: Decision-makers in supply chain operations who need demand forecasting and logistics insights to optimize inventory and reduce delays.</w:t>
      </w:r>
    </w:p>
    <w:p w14:paraId="02F5A5CF" w14:textId="18E50406" w:rsidR="004655CF" w:rsidRPr="006573B3" w:rsidRDefault="004655CF" w:rsidP="004655CF">
      <w:pPr>
        <w:pStyle w:val="BodyTextIndent"/>
        <w:spacing w:line="360" w:lineRule="auto"/>
        <w:rPr>
          <w:sz w:val="28"/>
          <w:szCs w:val="28"/>
        </w:rPr>
      </w:pPr>
      <w:r w:rsidRPr="006573B3">
        <w:rPr>
          <w:sz w:val="28"/>
          <w:szCs w:val="28"/>
        </w:rPr>
        <w:t>User requirements include:</w:t>
      </w:r>
    </w:p>
    <w:p w14:paraId="24E69E37" w14:textId="77777777" w:rsidR="004655CF" w:rsidRPr="006573B3" w:rsidRDefault="004655CF" w:rsidP="004655CF">
      <w:pPr>
        <w:pStyle w:val="ListParagraph"/>
        <w:numPr>
          <w:ilvl w:val="0"/>
          <w:numId w:val="10"/>
        </w:numPr>
        <w:spacing w:after="0" w:line="360" w:lineRule="auto"/>
        <w:ind w:left="417"/>
        <w:rPr>
          <w:rFonts w:ascii="Times New Roman" w:hAnsi="Times New Roman" w:cs="Times New Roman"/>
          <w:sz w:val="28"/>
          <w:szCs w:val="28"/>
        </w:rPr>
      </w:pPr>
      <w:r w:rsidRPr="006573B3">
        <w:rPr>
          <w:rFonts w:ascii="Times New Roman" w:hAnsi="Times New Roman" w:cs="Times New Roman"/>
          <w:sz w:val="28"/>
          <w:szCs w:val="28"/>
        </w:rPr>
        <w:lastRenderedPageBreak/>
        <w:t>UR1: The system shall accept a CSV file as input without requiring database setup or internet connectivity.</w:t>
      </w:r>
    </w:p>
    <w:p w14:paraId="3E50574F" w14:textId="77777777" w:rsidR="004655CF" w:rsidRPr="006573B3" w:rsidRDefault="004655CF" w:rsidP="004655CF">
      <w:pPr>
        <w:pStyle w:val="ListParagraph"/>
        <w:numPr>
          <w:ilvl w:val="0"/>
          <w:numId w:val="10"/>
        </w:numPr>
        <w:spacing w:after="0" w:line="360" w:lineRule="auto"/>
        <w:ind w:left="417"/>
        <w:rPr>
          <w:rFonts w:ascii="Times New Roman" w:hAnsi="Times New Roman" w:cs="Times New Roman"/>
          <w:sz w:val="28"/>
          <w:szCs w:val="28"/>
        </w:rPr>
      </w:pPr>
      <w:r w:rsidRPr="006573B3">
        <w:rPr>
          <w:rFonts w:ascii="Times New Roman" w:hAnsi="Times New Roman" w:cs="Times New Roman"/>
          <w:sz w:val="28"/>
          <w:szCs w:val="28"/>
        </w:rPr>
        <w:t>UR2: The system shall produce clear and interpretable visualizations that non-technical users can understand.</w:t>
      </w:r>
    </w:p>
    <w:p w14:paraId="2B324C70" w14:textId="77777777" w:rsidR="004655CF" w:rsidRPr="006573B3" w:rsidRDefault="004655CF" w:rsidP="004655CF">
      <w:pPr>
        <w:pStyle w:val="ListParagraph"/>
        <w:numPr>
          <w:ilvl w:val="0"/>
          <w:numId w:val="10"/>
        </w:numPr>
        <w:spacing w:after="0" w:line="360" w:lineRule="auto"/>
        <w:ind w:left="417"/>
        <w:rPr>
          <w:rFonts w:ascii="Times New Roman" w:hAnsi="Times New Roman" w:cs="Times New Roman"/>
          <w:sz w:val="28"/>
          <w:szCs w:val="28"/>
        </w:rPr>
      </w:pPr>
      <w:r w:rsidRPr="006573B3">
        <w:rPr>
          <w:rFonts w:ascii="Times New Roman" w:hAnsi="Times New Roman" w:cs="Times New Roman"/>
          <w:sz w:val="28"/>
          <w:szCs w:val="28"/>
        </w:rPr>
        <w:t>UR3: The system shall display model performance metrics in a structured comparison table.</w:t>
      </w:r>
    </w:p>
    <w:p w14:paraId="4522CF74" w14:textId="43AB3D41" w:rsidR="004655CF" w:rsidRPr="006573B3" w:rsidRDefault="004655CF" w:rsidP="004655CF">
      <w:pPr>
        <w:pStyle w:val="BodyTextIndent"/>
        <w:numPr>
          <w:ilvl w:val="0"/>
          <w:numId w:val="10"/>
        </w:numPr>
        <w:spacing w:line="360" w:lineRule="auto"/>
        <w:ind w:left="417"/>
        <w:rPr>
          <w:sz w:val="28"/>
          <w:szCs w:val="28"/>
        </w:rPr>
      </w:pPr>
      <w:r w:rsidRPr="006573B3">
        <w:rPr>
          <w:sz w:val="28"/>
          <w:szCs w:val="28"/>
        </w:rPr>
        <w:t xml:space="preserve">UR4: The system shall be executable in a standard </w:t>
      </w:r>
      <w:proofErr w:type="spellStart"/>
      <w:r w:rsidRPr="006573B3">
        <w:rPr>
          <w:sz w:val="28"/>
          <w:szCs w:val="28"/>
        </w:rPr>
        <w:t>Jupyter</w:t>
      </w:r>
      <w:proofErr w:type="spellEnd"/>
      <w:r w:rsidRPr="006573B3">
        <w:rPr>
          <w:sz w:val="28"/>
          <w:szCs w:val="28"/>
        </w:rPr>
        <w:t xml:space="preserve"> Notebook environment without specialized hardware.</w:t>
      </w:r>
    </w:p>
    <w:p w14:paraId="2166F3C0" w14:textId="4DD15739" w:rsidR="004655CF" w:rsidRPr="00A7306E" w:rsidRDefault="004655CF" w:rsidP="004655CF">
      <w:pPr>
        <w:pStyle w:val="BodyTextIndent"/>
        <w:spacing w:line="360" w:lineRule="auto"/>
        <w:rPr>
          <w:b/>
          <w:bCs/>
        </w:rPr>
      </w:pPr>
      <w:r w:rsidRPr="00A7306E">
        <w:rPr>
          <w:b/>
          <w:bCs/>
        </w:rPr>
        <w:t>4.3. Environmental Requirements</w:t>
      </w:r>
    </w:p>
    <w:p w14:paraId="7BB9D45F" w14:textId="77777777" w:rsidR="004655CF" w:rsidRPr="006573B3" w:rsidRDefault="004655CF" w:rsidP="004655CF">
      <w:pPr>
        <w:pStyle w:val="BodyTextIndent"/>
        <w:numPr>
          <w:ilvl w:val="0"/>
          <w:numId w:val="11"/>
        </w:numPr>
        <w:spacing w:line="360" w:lineRule="auto"/>
        <w:ind w:left="417"/>
        <w:rPr>
          <w:sz w:val="28"/>
          <w:szCs w:val="28"/>
        </w:rPr>
      </w:pPr>
      <w:r w:rsidRPr="006573B3">
        <w:rPr>
          <w:sz w:val="28"/>
          <w:szCs w:val="28"/>
        </w:rPr>
        <w:t xml:space="preserve">ER1: The system shall run on any operating system that supports Python 3.x and </w:t>
      </w:r>
      <w:proofErr w:type="spellStart"/>
      <w:r w:rsidRPr="006573B3">
        <w:rPr>
          <w:sz w:val="28"/>
          <w:szCs w:val="28"/>
        </w:rPr>
        <w:t>Jupyter</w:t>
      </w:r>
      <w:proofErr w:type="spellEnd"/>
      <w:r w:rsidRPr="006573B3">
        <w:rPr>
          <w:sz w:val="28"/>
          <w:szCs w:val="28"/>
        </w:rPr>
        <w:t xml:space="preserve"> Notebook.</w:t>
      </w:r>
    </w:p>
    <w:p w14:paraId="23154643" w14:textId="77777777" w:rsidR="004655CF" w:rsidRPr="006573B3" w:rsidRDefault="004655CF" w:rsidP="004655CF">
      <w:pPr>
        <w:pStyle w:val="BodyTextIndent"/>
        <w:numPr>
          <w:ilvl w:val="0"/>
          <w:numId w:val="11"/>
        </w:numPr>
        <w:spacing w:line="360" w:lineRule="auto"/>
        <w:ind w:left="417"/>
        <w:rPr>
          <w:sz w:val="28"/>
          <w:szCs w:val="28"/>
        </w:rPr>
      </w:pPr>
      <w:r w:rsidRPr="006573B3">
        <w:rPr>
          <w:sz w:val="28"/>
          <w:szCs w:val="28"/>
        </w:rPr>
        <w:t>ER2: The system shall require a minimum of 8 GB RAM to load and process the full dataset without memory errors.</w:t>
      </w:r>
    </w:p>
    <w:p w14:paraId="023534A9" w14:textId="77777777" w:rsidR="004655CF" w:rsidRPr="006573B3" w:rsidRDefault="004655CF" w:rsidP="004655CF">
      <w:pPr>
        <w:pStyle w:val="BodyTextIndent"/>
        <w:numPr>
          <w:ilvl w:val="0"/>
          <w:numId w:val="11"/>
        </w:numPr>
        <w:spacing w:line="360" w:lineRule="auto"/>
        <w:ind w:left="417"/>
        <w:rPr>
          <w:sz w:val="28"/>
          <w:szCs w:val="28"/>
        </w:rPr>
      </w:pPr>
      <w:r w:rsidRPr="006573B3">
        <w:rPr>
          <w:sz w:val="28"/>
          <w:szCs w:val="28"/>
        </w:rPr>
        <w:t xml:space="preserve">ER3: All required libraries shall be installable via pip or </w:t>
      </w:r>
      <w:proofErr w:type="spellStart"/>
      <w:r w:rsidRPr="006573B3">
        <w:rPr>
          <w:sz w:val="28"/>
          <w:szCs w:val="28"/>
        </w:rPr>
        <w:t>conda</w:t>
      </w:r>
      <w:proofErr w:type="spellEnd"/>
      <w:r w:rsidRPr="006573B3">
        <w:rPr>
          <w:sz w:val="28"/>
          <w:szCs w:val="28"/>
        </w:rPr>
        <w:t xml:space="preserve"> without conflicts.</w:t>
      </w:r>
    </w:p>
    <w:p w14:paraId="4E31F356" w14:textId="77777777" w:rsidR="004655CF" w:rsidRPr="006573B3" w:rsidRDefault="004655CF" w:rsidP="004655CF">
      <w:pPr>
        <w:pStyle w:val="BodyTextIndent"/>
        <w:numPr>
          <w:ilvl w:val="0"/>
          <w:numId w:val="11"/>
        </w:numPr>
        <w:spacing w:line="360" w:lineRule="auto"/>
        <w:ind w:left="417"/>
        <w:rPr>
          <w:sz w:val="28"/>
          <w:szCs w:val="28"/>
        </w:rPr>
      </w:pPr>
      <w:r w:rsidRPr="006573B3">
        <w:rPr>
          <w:sz w:val="28"/>
          <w:szCs w:val="28"/>
        </w:rPr>
        <w:t>ER4: The system shall not require internet connectivity during execution — all processing is performed locally.</w:t>
      </w:r>
    </w:p>
    <w:p w14:paraId="306B379B" w14:textId="6D511012" w:rsidR="004655CF" w:rsidRPr="006573B3" w:rsidRDefault="004655CF" w:rsidP="004655CF">
      <w:pPr>
        <w:pStyle w:val="BodyTextIndent"/>
        <w:numPr>
          <w:ilvl w:val="0"/>
          <w:numId w:val="11"/>
        </w:numPr>
        <w:spacing w:line="360" w:lineRule="auto"/>
        <w:ind w:left="417"/>
        <w:rPr>
          <w:sz w:val="28"/>
          <w:szCs w:val="28"/>
        </w:rPr>
      </w:pPr>
      <w:r w:rsidRPr="006573B3">
        <w:rPr>
          <w:sz w:val="28"/>
          <w:szCs w:val="28"/>
        </w:rPr>
        <w:t>ER5: The dataset file (DataCoSupplyChainDataset.csv) shall be present in the same working directory as the notebook.</w:t>
      </w:r>
    </w:p>
    <w:p w14:paraId="474C6E76" w14:textId="77777777" w:rsidR="004655CF" w:rsidRDefault="004655CF" w:rsidP="004655CF">
      <w:pPr>
        <w:pStyle w:val="BodyTextIndent"/>
        <w:spacing w:line="360" w:lineRule="auto"/>
        <w:rPr>
          <w:sz w:val="36"/>
          <w:szCs w:val="36"/>
        </w:rPr>
      </w:pPr>
    </w:p>
    <w:p w14:paraId="5D130DB5" w14:textId="77777777" w:rsidR="007B7622" w:rsidRDefault="007B7622" w:rsidP="004655CF">
      <w:pPr>
        <w:pStyle w:val="BodyTextIndent"/>
        <w:spacing w:line="360" w:lineRule="auto"/>
        <w:rPr>
          <w:sz w:val="36"/>
          <w:szCs w:val="36"/>
        </w:rPr>
      </w:pPr>
    </w:p>
    <w:p w14:paraId="421E6102" w14:textId="77777777" w:rsidR="007B7622" w:rsidRDefault="007B7622" w:rsidP="004655CF">
      <w:pPr>
        <w:pStyle w:val="BodyTextIndent"/>
        <w:spacing w:line="360" w:lineRule="auto"/>
        <w:rPr>
          <w:sz w:val="36"/>
          <w:szCs w:val="36"/>
        </w:rPr>
      </w:pPr>
    </w:p>
    <w:p w14:paraId="181E8DB2" w14:textId="77777777" w:rsidR="007B7622" w:rsidRDefault="007B7622" w:rsidP="004655CF">
      <w:pPr>
        <w:pStyle w:val="BodyTextIndent"/>
        <w:spacing w:line="360" w:lineRule="auto"/>
        <w:rPr>
          <w:sz w:val="36"/>
          <w:szCs w:val="36"/>
        </w:rPr>
      </w:pPr>
    </w:p>
    <w:p w14:paraId="050E6537" w14:textId="77777777" w:rsidR="007B7622" w:rsidRDefault="007B7622" w:rsidP="004655CF">
      <w:pPr>
        <w:pStyle w:val="BodyTextIndent"/>
        <w:spacing w:line="360" w:lineRule="auto"/>
        <w:rPr>
          <w:sz w:val="36"/>
          <w:szCs w:val="36"/>
        </w:rPr>
      </w:pPr>
    </w:p>
    <w:p w14:paraId="013BB5BB" w14:textId="77777777" w:rsidR="007B7622" w:rsidRDefault="007B7622" w:rsidP="004655CF">
      <w:pPr>
        <w:pStyle w:val="BodyTextIndent"/>
        <w:spacing w:line="360" w:lineRule="auto"/>
        <w:rPr>
          <w:sz w:val="36"/>
          <w:szCs w:val="36"/>
        </w:rPr>
      </w:pPr>
    </w:p>
    <w:p w14:paraId="1D780D75" w14:textId="77777777" w:rsidR="007B7622" w:rsidRDefault="007B7622" w:rsidP="004655CF">
      <w:pPr>
        <w:pStyle w:val="BodyTextIndent"/>
        <w:spacing w:line="360" w:lineRule="auto"/>
        <w:rPr>
          <w:sz w:val="36"/>
          <w:szCs w:val="36"/>
        </w:rPr>
      </w:pPr>
    </w:p>
    <w:p w14:paraId="69FBF0A8" w14:textId="77777777" w:rsidR="007B7622" w:rsidRDefault="007B7622" w:rsidP="004655CF">
      <w:pPr>
        <w:pStyle w:val="BodyTextIndent"/>
        <w:spacing w:line="360" w:lineRule="auto"/>
        <w:rPr>
          <w:sz w:val="24"/>
          <w:szCs w:val="24"/>
        </w:rPr>
      </w:pPr>
    </w:p>
    <w:p w14:paraId="7F323BE0" w14:textId="77777777" w:rsidR="003F0744" w:rsidRPr="003F0744" w:rsidRDefault="003F0744" w:rsidP="004655CF">
      <w:pPr>
        <w:pStyle w:val="BodyTextIndent"/>
        <w:spacing w:line="360" w:lineRule="auto"/>
        <w:rPr>
          <w:sz w:val="24"/>
          <w:szCs w:val="24"/>
        </w:rPr>
      </w:pPr>
    </w:p>
    <w:p w14:paraId="7A4B3908" w14:textId="392C7E59" w:rsidR="004655CF" w:rsidRPr="0011105F" w:rsidRDefault="004655CF" w:rsidP="004655CF">
      <w:pPr>
        <w:pStyle w:val="BodyTextIndent"/>
        <w:spacing w:line="360" w:lineRule="auto"/>
        <w:rPr>
          <w:b/>
          <w:bCs/>
          <w:sz w:val="34"/>
          <w:szCs w:val="34"/>
          <w:u w:val="single"/>
        </w:rPr>
      </w:pPr>
      <w:r w:rsidRPr="0011105F">
        <w:rPr>
          <w:b/>
          <w:bCs/>
          <w:sz w:val="34"/>
          <w:szCs w:val="34"/>
        </w:rPr>
        <w:t>5.</w:t>
      </w:r>
      <w:r w:rsidR="0011105F">
        <w:rPr>
          <w:b/>
          <w:bCs/>
          <w:sz w:val="34"/>
          <w:szCs w:val="34"/>
        </w:rPr>
        <w:t xml:space="preserve"> </w:t>
      </w:r>
      <w:r w:rsidRPr="0011105F">
        <w:rPr>
          <w:b/>
          <w:bCs/>
          <w:sz w:val="34"/>
          <w:szCs w:val="34"/>
          <w:u w:val="single"/>
        </w:rPr>
        <w:t xml:space="preserve">Design </w:t>
      </w:r>
      <w:r w:rsidR="002D3215">
        <w:rPr>
          <w:b/>
          <w:bCs/>
          <w:sz w:val="34"/>
          <w:szCs w:val="34"/>
          <w:u w:val="single"/>
        </w:rPr>
        <w:t xml:space="preserve">and </w:t>
      </w:r>
      <w:r w:rsidRPr="0011105F">
        <w:rPr>
          <w:b/>
          <w:bCs/>
          <w:sz w:val="34"/>
          <w:szCs w:val="34"/>
          <w:u w:val="single"/>
        </w:rPr>
        <w:t xml:space="preserve">Architecture </w:t>
      </w:r>
    </w:p>
    <w:p w14:paraId="6AC4334C" w14:textId="32A2C383" w:rsidR="004655CF" w:rsidRPr="001A0AE1" w:rsidRDefault="004655CF" w:rsidP="004655CF">
      <w:pPr>
        <w:pStyle w:val="BodyTextIndent"/>
        <w:spacing w:line="360" w:lineRule="auto"/>
        <w:rPr>
          <w:b/>
          <w:bCs/>
        </w:rPr>
      </w:pPr>
      <w:r w:rsidRPr="001A0AE1">
        <w:rPr>
          <w:b/>
          <w:bCs/>
        </w:rPr>
        <w:t>5.1. System Architecture Overview</w:t>
      </w:r>
    </w:p>
    <w:p w14:paraId="6156C17E" w14:textId="77777777" w:rsidR="004655CF" w:rsidRPr="006573B3" w:rsidRDefault="004655CF" w:rsidP="004655CF">
      <w:pPr>
        <w:pStyle w:val="BodyTextIndent"/>
        <w:spacing w:line="360" w:lineRule="auto"/>
        <w:rPr>
          <w:sz w:val="28"/>
          <w:szCs w:val="28"/>
        </w:rPr>
      </w:pPr>
      <w:r w:rsidRPr="006573B3">
        <w:rPr>
          <w:sz w:val="28"/>
          <w:szCs w:val="28"/>
        </w:rPr>
        <w:t>The system follows a modular, layered pipeline architecture based on the CRISP-DM methodology. Each layer is responsible for a specific stage of the data science workflow, ensuring clean separation of concerns, maintainability, and reproducibility.</w:t>
      </w:r>
    </w:p>
    <w:p w14:paraId="5849F8C1" w14:textId="77777777" w:rsidR="004655CF" w:rsidRPr="006573B3" w:rsidRDefault="004655CF" w:rsidP="004655CF">
      <w:pPr>
        <w:pStyle w:val="BodyTextIndent"/>
        <w:spacing w:line="360" w:lineRule="auto"/>
        <w:rPr>
          <w:sz w:val="28"/>
          <w:szCs w:val="28"/>
        </w:rPr>
      </w:pPr>
      <w:r w:rsidRPr="006573B3">
        <w:rPr>
          <w:sz w:val="28"/>
          <w:szCs w:val="28"/>
        </w:rPr>
        <w:t>The architecture consists of five main layers:</w:t>
      </w:r>
    </w:p>
    <w:p w14:paraId="28D8F93A" w14:textId="401C9B36" w:rsidR="004655CF" w:rsidRPr="006573B3" w:rsidRDefault="004655CF" w:rsidP="005B092E">
      <w:pPr>
        <w:pStyle w:val="BodyTextIndent"/>
        <w:numPr>
          <w:ilvl w:val="0"/>
          <w:numId w:val="45"/>
        </w:numPr>
        <w:spacing w:line="360" w:lineRule="auto"/>
        <w:ind w:left="417"/>
        <w:rPr>
          <w:sz w:val="28"/>
          <w:szCs w:val="28"/>
        </w:rPr>
      </w:pPr>
      <w:r w:rsidRPr="006573B3">
        <w:rPr>
          <w:b/>
          <w:bCs/>
          <w:sz w:val="28"/>
          <w:szCs w:val="28"/>
        </w:rPr>
        <w:t>Data Processing Layer</w:t>
      </w:r>
      <w:r w:rsidRPr="006573B3">
        <w:rPr>
          <w:sz w:val="28"/>
          <w:szCs w:val="28"/>
        </w:rPr>
        <w:t xml:space="preserve"> </w:t>
      </w:r>
      <w:r w:rsidR="005B092E">
        <w:rPr>
          <w:sz w:val="28"/>
          <w:szCs w:val="28"/>
        </w:rPr>
        <w:t xml:space="preserve">- </w:t>
      </w:r>
      <w:r w:rsidRPr="006573B3">
        <w:rPr>
          <w:sz w:val="28"/>
          <w:szCs w:val="28"/>
        </w:rPr>
        <w:t>loads and cleans raw input data</w:t>
      </w:r>
    </w:p>
    <w:p w14:paraId="26DDFC3D" w14:textId="28FCC7D0" w:rsidR="004655CF" w:rsidRPr="006573B3" w:rsidRDefault="004655CF" w:rsidP="005B092E">
      <w:pPr>
        <w:pStyle w:val="BodyTextIndent"/>
        <w:numPr>
          <w:ilvl w:val="0"/>
          <w:numId w:val="45"/>
        </w:numPr>
        <w:spacing w:line="360" w:lineRule="auto"/>
        <w:ind w:left="417"/>
        <w:rPr>
          <w:sz w:val="28"/>
          <w:szCs w:val="28"/>
        </w:rPr>
      </w:pPr>
      <w:r w:rsidRPr="006573B3">
        <w:rPr>
          <w:b/>
          <w:bCs/>
          <w:sz w:val="28"/>
          <w:szCs w:val="28"/>
        </w:rPr>
        <w:t>Feature Transformation Layer</w:t>
      </w:r>
      <w:r w:rsidRPr="006573B3">
        <w:rPr>
          <w:sz w:val="28"/>
          <w:szCs w:val="28"/>
        </w:rPr>
        <w:t xml:space="preserve"> </w:t>
      </w:r>
      <w:r w:rsidR="005B092E">
        <w:rPr>
          <w:sz w:val="28"/>
          <w:szCs w:val="28"/>
        </w:rPr>
        <w:t>-</w:t>
      </w:r>
      <w:r w:rsidRPr="006573B3">
        <w:rPr>
          <w:sz w:val="28"/>
          <w:szCs w:val="28"/>
        </w:rPr>
        <w:t xml:space="preserve"> engineers new meaningful features</w:t>
      </w:r>
    </w:p>
    <w:p w14:paraId="2D2285A8" w14:textId="47B462AE" w:rsidR="004655CF" w:rsidRPr="006573B3" w:rsidRDefault="004655CF" w:rsidP="005B092E">
      <w:pPr>
        <w:pStyle w:val="BodyTextIndent"/>
        <w:numPr>
          <w:ilvl w:val="0"/>
          <w:numId w:val="45"/>
        </w:numPr>
        <w:spacing w:line="360" w:lineRule="auto"/>
        <w:ind w:left="417"/>
        <w:rPr>
          <w:sz w:val="28"/>
          <w:szCs w:val="28"/>
        </w:rPr>
      </w:pPr>
      <w:r w:rsidRPr="006573B3">
        <w:rPr>
          <w:b/>
          <w:bCs/>
          <w:sz w:val="28"/>
          <w:szCs w:val="28"/>
        </w:rPr>
        <w:t>Model Layer</w:t>
      </w:r>
      <w:r w:rsidRPr="006573B3">
        <w:rPr>
          <w:sz w:val="28"/>
          <w:szCs w:val="28"/>
        </w:rPr>
        <w:t xml:space="preserve"> </w:t>
      </w:r>
      <w:r w:rsidR="005B092E">
        <w:rPr>
          <w:sz w:val="28"/>
          <w:szCs w:val="28"/>
        </w:rPr>
        <w:t>-</w:t>
      </w:r>
      <w:r w:rsidRPr="006573B3">
        <w:rPr>
          <w:sz w:val="28"/>
          <w:szCs w:val="28"/>
        </w:rPr>
        <w:t xml:space="preserve"> trains, tunes, and generates predictions</w:t>
      </w:r>
    </w:p>
    <w:p w14:paraId="206E3B2D" w14:textId="540BAA09" w:rsidR="004655CF" w:rsidRPr="006573B3" w:rsidRDefault="004655CF" w:rsidP="005B092E">
      <w:pPr>
        <w:pStyle w:val="BodyTextIndent"/>
        <w:numPr>
          <w:ilvl w:val="0"/>
          <w:numId w:val="45"/>
        </w:numPr>
        <w:spacing w:line="360" w:lineRule="auto"/>
        <w:ind w:left="417"/>
        <w:rPr>
          <w:sz w:val="28"/>
          <w:szCs w:val="28"/>
        </w:rPr>
      </w:pPr>
      <w:r w:rsidRPr="006573B3">
        <w:rPr>
          <w:b/>
          <w:bCs/>
          <w:sz w:val="28"/>
          <w:szCs w:val="28"/>
        </w:rPr>
        <w:t>Evaluation Layer</w:t>
      </w:r>
      <w:r w:rsidRPr="006573B3">
        <w:rPr>
          <w:sz w:val="28"/>
          <w:szCs w:val="28"/>
        </w:rPr>
        <w:t xml:space="preserve"> </w:t>
      </w:r>
      <w:r w:rsidR="005B092E">
        <w:rPr>
          <w:sz w:val="28"/>
          <w:szCs w:val="28"/>
        </w:rPr>
        <w:t>-</w:t>
      </w:r>
      <w:r w:rsidRPr="006573B3">
        <w:rPr>
          <w:sz w:val="28"/>
          <w:szCs w:val="28"/>
        </w:rPr>
        <w:t xml:space="preserve"> measures and compares model performance</w:t>
      </w:r>
    </w:p>
    <w:p w14:paraId="3FE0E937" w14:textId="161F5448" w:rsidR="004655CF" w:rsidRDefault="004655CF" w:rsidP="005B092E">
      <w:pPr>
        <w:pStyle w:val="BodyTextIndent"/>
        <w:numPr>
          <w:ilvl w:val="0"/>
          <w:numId w:val="45"/>
        </w:numPr>
        <w:spacing w:line="360" w:lineRule="auto"/>
        <w:ind w:left="417"/>
        <w:rPr>
          <w:sz w:val="28"/>
          <w:szCs w:val="28"/>
        </w:rPr>
      </w:pPr>
      <w:r w:rsidRPr="006573B3">
        <w:rPr>
          <w:b/>
          <w:bCs/>
          <w:sz w:val="28"/>
          <w:szCs w:val="28"/>
        </w:rPr>
        <w:t>Output Layer</w:t>
      </w:r>
      <w:r w:rsidRPr="006573B3">
        <w:rPr>
          <w:sz w:val="28"/>
          <w:szCs w:val="28"/>
        </w:rPr>
        <w:t xml:space="preserve"> </w:t>
      </w:r>
      <w:r w:rsidR="00ED75D8">
        <w:rPr>
          <w:sz w:val="28"/>
          <w:szCs w:val="28"/>
        </w:rPr>
        <w:t>-</w:t>
      </w:r>
      <w:r w:rsidRPr="006573B3">
        <w:rPr>
          <w:sz w:val="28"/>
          <w:szCs w:val="28"/>
        </w:rPr>
        <w:t xml:space="preserve"> produces visualizations and final results.</w:t>
      </w:r>
    </w:p>
    <w:p w14:paraId="1BE9893D" w14:textId="77777777" w:rsidR="00ED75D8" w:rsidRPr="006573B3" w:rsidRDefault="00ED75D8" w:rsidP="00ED75D8">
      <w:pPr>
        <w:pStyle w:val="BodyTextIndent"/>
        <w:spacing w:line="360" w:lineRule="auto"/>
        <w:ind w:left="417"/>
        <w:rPr>
          <w:sz w:val="28"/>
          <w:szCs w:val="28"/>
        </w:rPr>
      </w:pPr>
    </w:p>
    <w:p w14:paraId="4E3621B6" w14:textId="30A5FA94" w:rsidR="004655CF" w:rsidRPr="00A7306E" w:rsidRDefault="004655CF" w:rsidP="004655CF">
      <w:pPr>
        <w:pStyle w:val="BodyTextIndent"/>
        <w:spacing w:line="360" w:lineRule="auto"/>
        <w:rPr>
          <w:b/>
          <w:bCs/>
        </w:rPr>
      </w:pPr>
      <w:r w:rsidRPr="00A7306E">
        <w:rPr>
          <w:b/>
          <w:bCs/>
        </w:rPr>
        <w:t>5.2. Pipeline Design</w:t>
      </w:r>
    </w:p>
    <w:p w14:paraId="6B5AC606" w14:textId="797C40EA" w:rsidR="004655CF" w:rsidRPr="006573B3" w:rsidRDefault="004655CF" w:rsidP="004655CF">
      <w:pPr>
        <w:pStyle w:val="BodyTextIndent"/>
        <w:spacing w:line="360" w:lineRule="auto"/>
        <w:rPr>
          <w:sz w:val="28"/>
          <w:szCs w:val="28"/>
        </w:rPr>
      </w:pPr>
      <w:r w:rsidRPr="006573B3">
        <w:rPr>
          <w:sz w:val="28"/>
          <w:szCs w:val="28"/>
        </w:rPr>
        <w:t>The system pipeline follows a strict sequential flow where each stage depends on the output of the previous one. The pipeline is implemented using Scikit-</w:t>
      </w:r>
      <w:proofErr w:type="spellStart"/>
      <w:r w:rsidRPr="006573B3">
        <w:rPr>
          <w:sz w:val="28"/>
          <w:szCs w:val="28"/>
        </w:rPr>
        <w:t>learn's</w:t>
      </w:r>
      <w:proofErr w:type="spellEnd"/>
      <w:r w:rsidRPr="006573B3">
        <w:rPr>
          <w:sz w:val="28"/>
          <w:szCs w:val="28"/>
        </w:rPr>
        <w:t xml:space="preserve"> Pipeline class, which ensures that preprocessing steps such as scaling are applied consistently to both training and test data, preventing data leakage.</w:t>
      </w:r>
    </w:p>
    <w:tbl>
      <w:tblPr>
        <w:tblStyle w:val="GridTable1Light"/>
        <w:tblW w:w="0" w:type="auto"/>
        <w:tblLook w:val="04A0" w:firstRow="1" w:lastRow="0" w:firstColumn="1" w:lastColumn="0" w:noHBand="0" w:noVBand="1"/>
      </w:tblPr>
      <w:tblGrid>
        <w:gridCol w:w="2577"/>
        <w:gridCol w:w="2539"/>
        <w:gridCol w:w="2782"/>
        <w:gridCol w:w="2558"/>
      </w:tblGrid>
      <w:tr w:rsidR="004655CF" w:rsidRPr="006573B3" w14:paraId="356FA8E5" w14:textId="77777777" w:rsidTr="00465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shd w:val="clear" w:color="auto" w:fill="F2F2F2" w:themeFill="background1" w:themeFillShade="F2"/>
          </w:tcPr>
          <w:p w14:paraId="19842E42" w14:textId="20D68AC4" w:rsidR="004655CF" w:rsidRPr="006573B3" w:rsidRDefault="004655CF" w:rsidP="004655CF">
            <w:pPr>
              <w:pStyle w:val="BodyTextIndent"/>
              <w:spacing w:line="360" w:lineRule="auto"/>
              <w:ind w:left="0"/>
              <w:rPr>
                <w:sz w:val="28"/>
                <w:szCs w:val="28"/>
              </w:rPr>
            </w:pPr>
            <w:r w:rsidRPr="006573B3">
              <w:rPr>
                <w:sz w:val="28"/>
                <w:szCs w:val="28"/>
              </w:rPr>
              <w:t xml:space="preserve">Stage </w:t>
            </w:r>
          </w:p>
        </w:tc>
        <w:tc>
          <w:tcPr>
            <w:tcW w:w="2614" w:type="dxa"/>
            <w:shd w:val="clear" w:color="auto" w:fill="F2F2F2" w:themeFill="background1" w:themeFillShade="F2"/>
          </w:tcPr>
          <w:p w14:paraId="7EEF571D" w14:textId="392DCF43" w:rsidR="004655CF" w:rsidRPr="006573B3" w:rsidRDefault="004655CF" w:rsidP="004655CF">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Input </w:t>
            </w:r>
          </w:p>
        </w:tc>
        <w:tc>
          <w:tcPr>
            <w:tcW w:w="2614" w:type="dxa"/>
            <w:shd w:val="clear" w:color="auto" w:fill="F2F2F2" w:themeFill="background1" w:themeFillShade="F2"/>
          </w:tcPr>
          <w:p w14:paraId="3EEDFC21" w14:textId="5664AFAF" w:rsidR="004655CF" w:rsidRPr="006573B3" w:rsidRDefault="004655CF" w:rsidP="004655CF">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Process </w:t>
            </w:r>
          </w:p>
        </w:tc>
        <w:tc>
          <w:tcPr>
            <w:tcW w:w="2614" w:type="dxa"/>
            <w:shd w:val="clear" w:color="auto" w:fill="F2F2F2" w:themeFill="background1" w:themeFillShade="F2"/>
          </w:tcPr>
          <w:p w14:paraId="4AEE5CEC" w14:textId="7A21062F" w:rsidR="004655CF" w:rsidRPr="006573B3" w:rsidRDefault="004655CF" w:rsidP="004655CF">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Output </w:t>
            </w:r>
          </w:p>
        </w:tc>
      </w:tr>
      <w:tr w:rsidR="004655CF" w:rsidRPr="006573B3" w14:paraId="671CE673" w14:textId="77777777" w:rsidTr="004655CF">
        <w:tc>
          <w:tcPr>
            <w:cnfStyle w:val="001000000000" w:firstRow="0" w:lastRow="0" w:firstColumn="1" w:lastColumn="0" w:oddVBand="0" w:evenVBand="0" w:oddHBand="0" w:evenHBand="0" w:firstRowFirstColumn="0" w:firstRowLastColumn="0" w:lastRowFirstColumn="0" w:lastRowLastColumn="0"/>
            <w:tcW w:w="2614" w:type="dxa"/>
          </w:tcPr>
          <w:p w14:paraId="17AF26E5" w14:textId="27B968D9" w:rsidR="004655CF" w:rsidRPr="006573B3" w:rsidRDefault="004655CF" w:rsidP="004655CF">
            <w:pPr>
              <w:pStyle w:val="BodyTextIndent"/>
              <w:spacing w:line="360" w:lineRule="auto"/>
              <w:ind w:left="0"/>
              <w:rPr>
                <w:b w:val="0"/>
                <w:bCs w:val="0"/>
                <w:sz w:val="28"/>
                <w:szCs w:val="28"/>
              </w:rPr>
            </w:pPr>
            <w:r w:rsidRPr="006573B3">
              <w:rPr>
                <w:b w:val="0"/>
                <w:bCs w:val="0"/>
                <w:sz w:val="28"/>
                <w:szCs w:val="28"/>
              </w:rPr>
              <w:t>Data ingestion</w:t>
            </w:r>
          </w:p>
        </w:tc>
        <w:tc>
          <w:tcPr>
            <w:tcW w:w="2614" w:type="dxa"/>
          </w:tcPr>
          <w:p w14:paraId="3573E088" w14:textId="4B6368BE" w:rsidR="004655CF" w:rsidRPr="006573B3" w:rsidRDefault="004655CF"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CSV file</w:t>
            </w:r>
          </w:p>
        </w:tc>
        <w:tc>
          <w:tcPr>
            <w:tcW w:w="2614" w:type="dxa"/>
          </w:tcPr>
          <w:p w14:paraId="397983DE" w14:textId="7FDABC4F" w:rsidR="004655CF" w:rsidRPr="006573B3" w:rsidRDefault="004655CF"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proofErr w:type="gramStart"/>
            <w:r w:rsidRPr="006573B3">
              <w:rPr>
                <w:sz w:val="28"/>
                <w:szCs w:val="28"/>
              </w:rPr>
              <w:t>pd.read</w:t>
            </w:r>
            <w:proofErr w:type="gramEnd"/>
            <w:r w:rsidRPr="006573B3">
              <w:rPr>
                <w:sz w:val="28"/>
                <w:szCs w:val="28"/>
              </w:rPr>
              <w:t>_</w:t>
            </w:r>
            <w:proofErr w:type="gramStart"/>
            <w:r w:rsidRPr="006573B3">
              <w:rPr>
                <w:sz w:val="28"/>
                <w:szCs w:val="28"/>
              </w:rPr>
              <w:t>csv</w:t>
            </w:r>
            <w:proofErr w:type="spellEnd"/>
            <w:r w:rsidRPr="006573B3">
              <w:rPr>
                <w:sz w:val="28"/>
                <w:szCs w:val="28"/>
              </w:rPr>
              <w:t>(</w:t>
            </w:r>
            <w:proofErr w:type="gramEnd"/>
            <w:r w:rsidRPr="006573B3">
              <w:rPr>
                <w:sz w:val="28"/>
                <w:szCs w:val="28"/>
              </w:rPr>
              <w:t>)</w:t>
            </w:r>
          </w:p>
        </w:tc>
        <w:tc>
          <w:tcPr>
            <w:tcW w:w="2614" w:type="dxa"/>
          </w:tcPr>
          <w:p w14:paraId="05C4B9E9" w14:textId="39A26620" w:rsidR="004655CF" w:rsidRPr="006573B3" w:rsidRDefault="004655CF"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Raw </w:t>
            </w:r>
            <w:proofErr w:type="spellStart"/>
            <w:r w:rsidR="003432A5" w:rsidRPr="006573B3">
              <w:rPr>
                <w:sz w:val="28"/>
                <w:szCs w:val="28"/>
              </w:rPr>
              <w:t>D</w:t>
            </w:r>
            <w:r w:rsidRPr="006573B3">
              <w:rPr>
                <w:sz w:val="28"/>
                <w:szCs w:val="28"/>
              </w:rPr>
              <w:t>ata</w:t>
            </w:r>
            <w:r w:rsidR="003432A5" w:rsidRPr="006573B3">
              <w:rPr>
                <w:sz w:val="28"/>
                <w:szCs w:val="28"/>
              </w:rPr>
              <w:t>F</w:t>
            </w:r>
            <w:r w:rsidRPr="006573B3">
              <w:rPr>
                <w:sz w:val="28"/>
                <w:szCs w:val="28"/>
              </w:rPr>
              <w:t>rame</w:t>
            </w:r>
            <w:proofErr w:type="spellEnd"/>
          </w:p>
        </w:tc>
      </w:tr>
      <w:tr w:rsidR="004655CF" w:rsidRPr="006573B3" w14:paraId="53379A91" w14:textId="77777777" w:rsidTr="004655CF">
        <w:tc>
          <w:tcPr>
            <w:cnfStyle w:val="001000000000" w:firstRow="0" w:lastRow="0" w:firstColumn="1" w:lastColumn="0" w:oddVBand="0" w:evenVBand="0" w:oddHBand="0" w:evenHBand="0" w:firstRowFirstColumn="0" w:firstRowLastColumn="0" w:lastRowFirstColumn="0" w:lastRowLastColumn="0"/>
            <w:tcW w:w="2614" w:type="dxa"/>
          </w:tcPr>
          <w:p w14:paraId="5AC1BC91" w14:textId="74CE9004" w:rsidR="004655CF" w:rsidRPr="006573B3" w:rsidRDefault="004655CF" w:rsidP="004655CF">
            <w:pPr>
              <w:pStyle w:val="BodyTextIndent"/>
              <w:spacing w:line="360" w:lineRule="auto"/>
              <w:ind w:left="0"/>
              <w:rPr>
                <w:b w:val="0"/>
                <w:bCs w:val="0"/>
                <w:sz w:val="28"/>
                <w:szCs w:val="28"/>
              </w:rPr>
            </w:pPr>
            <w:r w:rsidRPr="006573B3">
              <w:rPr>
                <w:b w:val="0"/>
                <w:bCs w:val="0"/>
                <w:sz w:val="28"/>
                <w:szCs w:val="28"/>
              </w:rPr>
              <w:t>Data cleaning</w:t>
            </w:r>
          </w:p>
        </w:tc>
        <w:tc>
          <w:tcPr>
            <w:tcW w:w="2614" w:type="dxa"/>
          </w:tcPr>
          <w:p w14:paraId="556BEB01" w14:textId="75AA7B75" w:rsidR="004655CF" w:rsidRPr="006573B3" w:rsidRDefault="004655CF"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Raw </w:t>
            </w:r>
            <w:proofErr w:type="spellStart"/>
            <w:r w:rsidRPr="006573B3">
              <w:rPr>
                <w:sz w:val="28"/>
                <w:szCs w:val="28"/>
              </w:rPr>
              <w:t>dataframe</w:t>
            </w:r>
            <w:proofErr w:type="spellEnd"/>
          </w:p>
        </w:tc>
        <w:tc>
          <w:tcPr>
            <w:tcW w:w="2614" w:type="dxa"/>
          </w:tcPr>
          <w:p w14:paraId="28236785" w14:textId="0D6C2F0D" w:rsidR="004655CF" w:rsidRPr="006573B3" w:rsidRDefault="004655CF"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Fillna</w:t>
            </w:r>
            <w:proofErr w:type="spellEnd"/>
            <w:r w:rsidRPr="006573B3">
              <w:rPr>
                <w:sz w:val="28"/>
                <w:szCs w:val="28"/>
              </w:rPr>
              <w:t xml:space="preserve">, </w:t>
            </w:r>
            <w:proofErr w:type="spellStart"/>
            <w:r w:rsidRPr="006573B3">
              <w:rPr>
                <w:sz w:val="28"/>
                <w:szCs w:val="28"/>
              </w:rPr>
              <w:t>drop_duplicates</w:t>
            </w:r>
            <w:proofErr w:type="spellEnd"/>
            <w:r w:rsidRPr="006573B3">
              <w:rPr>
                <w:sz w:val="28"/>
                <w:szCs w:val="28"/>
              </w:rPr>
              <w:t>, IQR</w:t>
            </w:r>
            <w:r w:rsidR="003432A5" w:rsidRPr="006573B3">
              <w:rPr>
                <w:sz w:val="28"/>
                <w:szCs w:val="28"/>
              </w:rPr>
              <w:t xml:space="preserve"> filter</w:t>
            </w:r>
          </w:p>
        </w:tc>
        <w:tc>
          <w:tcPr>
            <w:tcW w:w="2614" w:type="dxa"/>
          </w:tcPr>
          <w:p w14:paraId="71473134" w14:textId="21D37E2D"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Cleaned </w:t>
            </w:r>
            <w:proofErr w:type="spellStart"/>
            <w:r w:rsidRPr="006573B3">
              <w:rPr>
                <w:sz w:val="28"/>
                <w:szCs w:val="28"/>
              </w:rPr>
              <w:t>DataFrame</w:t>
            </w:r>
            <w:proofErr w:type="spellEnd"/>
          </w:p>
        </w:tc>
      </w:tr>
      <w:tr w:rsidR="004655CF" w:rsidRPr="006573B3" w14:paraId="09040324" w14:textId="77777777" w:rsidTr="004655CF">
        <w:tc>
          <w:tcPr>
            <w:cnfStyle w:val="001000000000" w:firstRow="0" w:lastRow="0" w:firstColumn="1" w:lastColumn="0" w:oddVBand="0" w:evenVBand="0" w:oddHBand="0" w:evenHBand="0" w:firstRowFirstColumn="0" w:firstRowLastColumn="0" w:lastRowFirstColumn="0" w:lastRowLastColumn="0"/>
            <w:tcW w:w="2614" w:type="dxa"/>
          </w:tcPr>
          <w:p w14:paraId="17317E20" w14:textId="097BF092" w:rsidR="004655CF" w:rsidRPr="006573B3" w:rsidRDefault="003432A5" w:rsidP="004655CF">
            <w:pPr>
              <w:pStyle w:val="BodyTextIndent"/>
              <w:spacing w:line="360" w:lineRule="auto"/>
              <w:ind w:left="0"/>
              <w:rPr>
                <w:b w:val="0"/>
                <w:bCs w:val="0"/>
                <w:sz w:val="28"/>
                <w:szCs w:val="28"/>
              </w:rPr>
            </w:pPr>
            <w:r w:rsidRPr="006573B3">
              <w:rPr>
                <w:b w:val="0"/>
                <w:bCs w:val="0"/>
                <w:sz w:val="28"/>
                <w:szCs w:val="28"/>
              </w:rPr>
              <w:t>Feature engineering</w:t>
            </w:r>
          </w:p>
        </w:tc>
        <w:tc>
          <w:tcPr>
            <w:tcW w:w="2614" w:type="dxa"/>
          </w:tcPr>
          <w:p w14:paraId="60C0561C" w14:textId="3A0A634E"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Cleaned </w:t>
            </w:r>
            <w:proofErr w:type="spellStart"/>
            <w:r w:rsidRPr="006573B3">
              <w:rPr>
                <w:sz w:val="28"/>
                <w:szCs w:val="28"/>
              </w:rPr>
              <w:t>DataFrame</w:t>
            </w:r>
            <w:proofErr w:type="spellEnd"/>
          </w:p>
        </w:tc>
        <w:tc>
          <w:tcPr>
            <w:tcW w:w="2614" w:type="dxa"/>
          </w:tcPr>
          <w:p w14:paraId="4DB44AC2" w14:textId="3B73CFA5"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Derive new columns, encode </w:t>
            </w:r>
            <w:proofErr w:type="spellStart"/>
            <w:r w:rsidRPr="006573B3">
              <w:rPr>
                <w:sz w:val="28"/>
                <w:szCs w:val="28"/>
              </w:rPr>
              <w:t>categoricals</w:t>
            </w:r>
            <w:proofErr w:type="spellEnd"/>
          </w:p>
        </w:tc>
        <w:tc>
          <w:tcPr>
            <w:tcW w:w="2614" w:type="dxa"/>
          </w:tcPr>
          <w:p w14:paraId="18A4E579" w14:textId="68843F69"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Feature-engineered </w:t>
            </w:r>
            <w:proofErr w:type="spellStart"/>
            <w:r w:rsidRPr="006573B3">
              <w:rPr>
                <w:sz w:val="28"/>
                <w:szCs w:val="28"/>
              </w:rPr>
              <w:t>DataFrame</w:t>
            </w:r>
            <w:proofErr w:type="spellEnd"/>
          </w:p>
        </w:tc>
      </w:tr>
      <w:tr w:rsidR="004655CF" w:rsidRPr="006573B3" w14:paraId="35F457C6" w14:textId="77777777" w:rsidTr="004655CF">
        <w:tc>
          <w:tcPr>
            <w:cnfStyle w:val="001000000000" w:firstRow="0" w:lastRow="0" w:firstColumn="1" w:lastColumn="0" w:oddVBand="0" w:evenVBand="0" w:oddHBand="0" w:evenHBand="0" w:firstRowFirstColumn="0" w:firstRowLastColumn="0" w:lastRowFirstColumn="0" w:lastRowLastColumn="0"/>
            <w:tcW w:w="2614" w:type="dxa"/>
          </w:tcPr>
          <w:p w14:paraId="79F927AF" w14:textId="3D8587BF" w:rsidR="004655CF" w:rsidRPr="006573B3" w:rsidRDefault="003432A5" w:rsidP="004655CF">
            <w:pPr>
              <w:pStyle w:val="BodyTextIndent"/>
              <w:spacing w:line="360" w:lineRule="auto"/>
              <w:ind w:left="0"/>
              <w:rPr>
                <w:b w:val="0"/>
                <w:bCs w:val="0"/>
                <w:sz w:val="28"/>
                <w:szCs w:val="28"/>
              </w:rPr>
            </w:pPr>
            <w:r w:rsidRPr="006573B3">
              <w:rPr>
                <w:b w:val="0"/>
                <w:bCs w:val="0"/>
                <w:sz w:val="28"/>
                <w:szCs w:val="28"/>
              </w:rPr>
              <w:t>Train-test-split</w:t>
            </w:r>
          </w:p>
        </w:tc>
        <w:tc>
          <w:tcPr>
            <w:tcW w:w="2614" w:type="dxa"/>
          </w:tcPr>
          <w:p w14:paraId="667459D6" w14:textId="786471C0"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Feature </w:t>
            </w:r>
            <w:proofErr w:type="spellStart"/>
            <w:r w:rsidRPr="006573B3">
              <w:rPr>
                <w:sz w:val="28"/>
                <w:szCs w:val="28"/>
              </w:rPr>
              <w:t>DataFrame</w:t>
            </w:r>
            <w:proofErr w:type="spellEnd"/>
          </w:p>
        </w:tc>
        <w:tc>
          <w:tcPr>
            <w:tcW w:w="2614" w:type="dxa"/>
          </w:tcPr>
          <w:p w14:paraId="18A74AED" w14:textId="5E2B0A16"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train-test-split</w:t>
            </w:r>
            <w:r w:rsidR="00D8166E" w:rsidRPr="006573B3">
              <w:rPr>
                <w:sz w:val="28"/>
                <w:szCs w:val="28"/>
              </w:rPr>
              <w:t xml:space="preserve"> </w:t>
            </w:r>
            <w:r w:rsidRPr="006573B3">
              <w:rPr>
                <w:sz w:val="28"/>
                <w:szCs w:val="28"/>
              </w:rPr>
              <w:t>(80/20)</w:t>
            </w:r>
          </w:p>
        </w:tc>
        <w:tc>
          <w:tcPr>
            <w:tcW w:w="2614" w:type="dxa"/>
          </w:tcPr>
          <w:p w14:paraId="64F213F4" w14:textId="2C2AAB4A"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X_train</w:t>
            </w:r>
            <w:proofErr w:type="spellEnd"/>
            <w:r w:rsidRPr="006573B3">
              <w:rPr>
                <w:sz w:val="28"/>
                <w:szCs w:val="28"/>
              </w:rPr>
              <w:t xml:space="preserve">, </w:t>
            </w:r>
            <w:proofErr w:type="spellStart"/>
            <w:r w:rsidRPr="006573B3">
              <w:rPr>
                <w:sz w:val="28"/>
                <w:szCs w:val="28"/>
              </w:rPr>
              <w:t>X_test</w:t>
            </w:r>
            <w:proofErr w:type="spellEnd"/>
            <w:r w:rsidRPr="006573B3">
              <w:rPr>
                <w:sz w:val="28"/>
                <w:szCs w:val="28"/>
              </w:rPr>
              <w:t xml:space="preserve">, </w:t>
            </w:r>
            <w:proofErr w:type="spellStart"/>
            <w:r w:rsidRPr="006573B3">
              <w:rPr>
                <w:sz w:val="28"/>
                <w:szCs w:val="28"/>
              </w:rPr>
              <w:t>y_train</w:t>
            </w:r>
            <w:proofErr w:type="spellEnd"/>
            <w:r w:rsidRPr="006573B3">
              <w:rPr>
                <w:sz w:val="28"/>
                <w:szCs w:val="28"/>
              </w:rPr>
              <w:t xml:space="preserve">, </w:t>
            </w:r>
            <w:proofErr w:type="spellStart"/>
            <w:r w:rsidRPr="006573B3">
              <w:rPr>
                <w:sz w:val="28"/>
                <w:szCs w:val="28"/>
              </w:rPr>
              <w:t>y_test</w:t>
            </w:r>
            <w:proofErr w:type="spellEnd"/>
          </w:p>
        </w:tc>
      </w:tr>
      <w:tr w:rsidR="004655CF" w:rsidRPr="006573B3" w14:paraId="08D2F5C8" w14:textId="77777777" w:rsidTr="004655CF">
        <w:tc>
          <w:tcPr>
            <w:cnfStyle w:val="001000000000" w:firstRow="0" w:lastRow="0" w:firstColumn="1" w:lastColumn="0" w:oddVBand="0" w:evenVBand="0" w:oddHBand="0" w:evenHBand="0" w:firstRowFirstColumn="0" w:firstRowLastColumn="0" w:lastRowFirstColumn="0" w:lastRowLastColumn="0"/>
            <w:tcW w:w="2614" w:type="dxa"/>
          </w:tcPr>
          <w:p w14:paraId="79D8227D" w14:textId="299427AE" w:rsidR="004655CF" w:rsidRPr="006573B3" w:rsidRDefault="003432A5" w:rsidP="004655CF">
            <w:pPr>
              <w:pStyle w:val="BodyTextIndent"/>
              <w:spacing w:line="360" w:lineRule="auto"/>
              <w:ind w:left="0"/>
              <w:rPr>
                <w:b w:val="0"/>
                <w:bCs w:val="0"/>
                <w:sz w:val="28"/>
                <w:szCs w:val="28"/>
              </w:rPr>
            </w:pPr>
            <w:r w:rsidRPr="006573B3">
              <w:rPr>
                <w:b w:val="0"/>
                <w:bCs w:val="0"/>
                <w:sz w:val="28"/>
                <w:szCs w:val="28"/>
              </w:rPr>
              <w:lastRenderedPageBreak/>
              <w:t>Model training</w:t>
            </w:r>
          </w:p>
        </w:tc>
        <w:tc>
          <w:tcPr>
            <w:tcW w:w="2614" w:type="dxa"/>
          </w:tcPr>
          <w:p w14:paraId="73B01443" w14:textId="4FCD89DD"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X_train</w:t>
            </w:r>
            <w:proofErr w:type="spellEnd"/>
            <w:r w:rsidRPr="006573B3">
              <w:rPr>
                <w:sz w:val="28"/>
                <w:szCs w:val="28"/>
              </w:rPr>
              <w:t xml:space="preserve">, </w:t>
            </w:r>
            <w:proofErr w:type="spellStart"/>
            <w:r w:rsidRPr="006573B3">
              <w:rPr>
                <w:sz w:val="28"/>
                <w:szCs w:val="28"/>
              </w:rPr>
              <w:t>y_train</w:t>
            </w:r>
            <w:proofErr w:type="spellEnd"/>
          </w:p>
        </w:tc>
        <w:tc>
          <w:tcPr>
            <w:tcW w:w="2614" w:type="dxa"/>
          </w:tcPr>
          <w:p w14:paraId="45063C1C" w14:textId="6947D464"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Fit LR, RF, </w:t>
            </w:r>
            <w:proofErr w:type="spellStart"/>
            <w:r w:rsidRPr="006573B3">
              <w:rPr>
                <w:sz w:val="28"/>
                <w:szCs w:val="28"/>
              </w:rPr>
              <w:t>XGBoost</w:t>
            </w:r>
            <w:proofErr w:type="spellEnd"/>
            <w:r w:rsidRPr="006573B3">
              <w:rPr>
                <w:sz w:val="28"/>
                <w:szCs w:val="28"/>
              </w:rPr>
              <w:t xml:space="preserve"> pipelines</w:t>
            </w:r>
          </w:p>
        </w:tc>
        <w:tc>
          <w:tcPr>
            <w:tcW w:w="2614" w:type="dxa"/>
          </w:tcPr>
          <w:p w14:paraId="1B3CDC0F" w14:textId="13F18D6B" w:rsidR="004655CF"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Trained models</w:t>
            </w:r>
          </w:p>
        </w:tc>
      </w:tr>
      <w:tr w:rsidR="003432A5" w:rsidRPr="006573B3" w14:paraId="15A2EEAF" w14:textId="77777777" w:rsidTr="004655CF">
        <w:tc>
          <w:tcPr>
            <w:cnfStyle w:val="001000000000" w:firstRow="0" w:lastRow="0" w:firstColumn="1" w:lastColumn="0" w:oddVBand="0" w:evenVBand="0" w:oddHBand="0" w:evenHBand="0" w:firstRowFirstColumn="0" w:firstRowLastColumn="0" w:lastRowFirstColumn="0" w:lastRowLastColumn="0"/>
            <w:tcW w:w="2614" w:type="dxa"/>
          </w:tcPr>
          <w:p w14:paraId="70A8634D" w14:textId="7EC250E7" w:rsidR="003432A5" w:rsidRPr="006573B3" w:rsidRDefault="003432A5" w:rsidP="004655CF">
            <w:pPr>
              <w:pStyle w:val="BodyTextIndent"/>
              <w:spacing w:line="360" w:lineRule="auto"/>
              <w:ind w:left="0"/>
              <w:rPr>
                <w:b w:val="0"/>
                <w:bCs w:val="0"/>
                <w:sz w:val="28"/>
                <w:szCs w:val="28"/>
              </w:rPr>
            </w:pPr>
            <w:r w:rsidRPr="006573B3">
              <w:rPr>
                <w:b w:val="0"/>
                <w:bCs w:val="0"/>
                <w:sz w:val="28"/>
                <w:szCs w:val="28"/>
              </w:rPr>
              <w:t>Hyperparameter tuning</w:t>
            </w:r>
          </w:p>
        </w:tc>
        <w:tc>
          <w:tcPr>
            <w:tcW w:w="2614" w:type="dxa"/>
          </w:tcPr>
          <w:p w14:paraId="06F681B4" w14:textId="6D8AFD0E" w:rsidR="003432A5"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XGBoost</w:t>
            </w:r>
            <w:proofErr w:type="spellEnd"/>
            <w:r w:rsidRPr="006573B3">
              <w:rPr>
                <w:sz w:val="28"/>
                <w:szCs w:val="28"/>
              </w:rPr>
              <w:t xml:space="preserve"> pipeline</w:t>
            </w:r>
          </w:p>
        </w:tc>
        <w:tc>
          <w:tcPr>
            <w:tcW w:w="2614" w:type="dxa"/>
          </w:tcPr>
          <w:p w14:paraId="39DA8C44" w14:textId="2E8C0980" w:rsidR="003432A5"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RandomizedSearchCV</w:t>
            </w:r>
            <w:proofErr w:type="spellEnd"/>
          </w:p>
        </w:tc>
        <w:tc>
          <w:tcPr>
            <w:tcW w:w="2614" w:type="dxa"/>
          </w:tcPr>
          <w:p w14:paraId="1043D72F" w14:textId="2154F778" w:rsidR="003432A5"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Best model</w:t>
            </w:r>
          </w:p>
        </w:tc>
      </w:tr>
      <w:tr w:rsidR="003432A5" w:rsidRPr="006573B3" w14:paraId="0FFB393B" w14:textId="77777777" w:rsidTr="004655CF">
        <w:tc>
          <w:tcPr>
            <w:cnfStyle w:val="001000000000" w:firstRow="0" w:lastRow="0" w:firstColumn="1" w:lastColumn="0" w:oddVBand="0" w:evenVBand="0" w:oddHBand="0" w:evenHBand="0" w:firstRowFirstColumn="0" w:firstRowLastColumn="0" w:lastRowFirstColumn="0" w:lastRowLastColumn="0"/>
            <w:tcW w:w="2614" w:type="dxa"/>
          </w:tcPr>
          <w:p w14:paraId="3E79E387" w14:textId="21070060" w:rsidR="003432A5" w:rsidRPr="006573B3" w:rsidRDefault="003432A5" w:rsidP="004655CF">
            <w:pPr>
              <w:pStyle w:val="BodyTextIndent"/>
              <w:spacing w:line="360" w:lineRule="auto"/>
              <w:ind w:left="0"/>
              <w:rPr>
                <w:b w:val="0"/>
                <w:bCs w:val="0"/>
                <w:sz w:val="28"/>
                <w:szCs w:val="28"/>
              </w:rPr>
            </w:pPr>
            <w:r w:rsidRPr="006573B3">
              <w:rPr>
                <w:b w:val="0"/>
                <w:bCs w:val="0"/>
                <w:sz w:val="28"/>
                <w:szCs w:val="28"/>
              </w:rPr>
              <w:t xml:space="preserve">Prediction </w:t>
            </w:r>
          </w:p>
        </w:tc>
        <w:tc>
          <w:tcPr>
            <w:tcW w:w="2614" w:type="dxa"/>
          </w:tcPr>
          <w:p w14:paraId="651A86C9" w14:textId="2BAC1DC9" w:rsidR="003432A5"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X_test</w:t>
            </w:r>
            <w:proofErr w:type="spellEnd"/>
          </w:p>
        </w:tc>
        <w:tc>
          <w:tcPr>
            <w:tcW w:w="2614" w:type="dxa"/>
          </w:tcPr>
          <w:p w14:paraId="45B1B791" w14:textId="3B47B47E" w:rsidR="003432A5"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best_</w:t>
            </w:r>
            <w:proofErr w:type="gramStart"/>
            <w:r w:rsidRPr="006573B3">
              <w:rPr>
                <w:sz w:val="28"/>
                <w:szCs w:val="28"/>
              </w:rPr>
              <w:t>model.predict</w:t>
            </w:r>
            <w:proofErr w:type="spellEnd"/>
            <w:proofErr w:type="gramEnd"/>
            <w:r w:rsidRPr="006573B3">
              <w:rPr>
                <w:sz w:val="28"/>
                <w:szCs w:val="28"/>
              </w:rPr>
              <w:t>()</w:t>
            </w:r>
          </w:p>
        </w:tc>
        <w:tc>
          <w:tcPr>
            <w:tcW w:w="2614" w:type="dxa"/>
          </w:tcPr>
          <w:p w14:paraId="4DDC1AC1" w14:textId="0C8C57F6" w:rsidR="003432A5"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y_pred</w:t>
            </w:r>
            <w:proofErr w:type="spellEnd"/>
          </w:p>
        </w:tc>
      </w:tr>
      <w:tr w:rsidR="003432A5" w:rsidRPr="006573B3" w14:paraId="53D302B2" w14:textId="77777777" w:rsidTr="004655CF">
        <w:tc>
          <w:tcPr>
            <w:cnfStyle w:val="001000000000" w:firstRow="0" w:lastRow="0" w:firstColumn="1" w:lastColumn="0" w:oddVBand="0" w:evenVBand="0" w:oddHBand="0" w:evenHBand="0" w:firstRowFirstColumn="0" w:firstRowLastColumn="0" w:lastRowFirstColumn="0" w:lastRowLastColumn="0"/>
            <w:tcW w:w="2614" w:type="dxa"/>
          </w:tcPr>
          <w:p w14:paraId="1717F380" w14:textId="4E2757F0" w:rsidR="003432A5" w:rsidRPr="006573B3" w:rsidRDefault="003432A5" w:rsidP="004655CF">
            <w:pPr>
              <w:pStyle w:val="BodyTextIndent"/>
              <w:spacing w:line="360" w:lineRule="auto"/>
              <w:ind w:left="0"/>
              <w:rPr>
                <w:b w:val="0"/>
                <w:bCs w:val="0"/>
                <w:sz w:val="28"/>
                <w:szCs w:val="28"/>
              </w:rPr>
            </w:pPr>
            <w:r w:rsidRPr="006573B3">
              <w:rPr>
                <w:b w:val="0"/>
                <w:bCs w:val="0"/>
                <w:sz w:val="28"/>
                <w:szCs w:val="28"/>
              </w:rPr>
              <w:t xml:space="preserve">Evaluation </w:t>
            </w:r>
          </w:p>
        </w:tc>
        <w:tc>
          <w:tcPr>
            <w:tcW w:w="2614" w:type="dxa"/>
          </w:tcPr>
          <w:p w14:paraId="0CE54467" w14:textId="6A375E15" w:rsidR="003432A5"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y_test</w:t>
            </w:r>
            <w:proofErr w:type="spellEnd"/>
            <w:r w:rsidRPr="006573B3">
              <w:rPr>
                <w:sz w:val="28"/>
                <w:szCs w:val="28"/>
              </w:rPr>
              <w:t xml:space="preserve">, </w:t>
            </w:r>
            <w:proofErr w:type="spellStart"/>
            <w:r w:rsidRPr="006573B3">
              <w:rPr>
                <w:sz w:val="28"/>
                <w:szCs w:val="28"/>
              </w:rPr>
              <w:t>y_pred</w:t>
            </w:r>
            <w:proofErr w:type="spellEnd"/>
          </w:p>
        </w:tc>
        <w:tc>
          <w:tcPr>
            <w:tcW w:w="2614" w:type="dxa"/>
          </w:tcPr>
          <w:p w14:paraId="527DE128" w14:textId="212508FC" w:rsidR="003432A5"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R2_score, MAE, cross-</w:t>
            </w:r>
            <w:proofErr w:type="spellStart"/>
            <w:r w:rsidRPr="006573B3">
              <w:rPr>
                <w:sz w:val="28"/>
                <w:szCs w:val="28"/>
              </w:rPr>
              <w:t>val</w:t>
            </w:r>
            <w:proofErr w:type="spellEnd"/>
          </w:p>
        </w:tc>
        <w:tc>
          <w:tcPr>
            <w:tcW w:w="2614" w:type="dxa"/>
          </w:tcPr>
          <w:p w14:paraId="4233AF25" w14:textId="54631FE1" w:rsidR="003432A5" w:rsidRPr="006573B3" w:rsidRDefault="003432A5"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Metrics + visualizations</w:t>
            </w:r>
          </w:p>
        </w:tc>
      </w:tr>
    </w:tbl>
    <w:p w14:paraId="56B2D8BA" w14:textId="4AFC1FA8" w:rsidR="003432A5" w:rsidRPr="00A7306E" w:rsidRDefault="003432A5" w:rsidP="00A7306E">
      <w:pPr>
        <w:pStyle w:val="BodyTextIndent"/>
        <w:spacing w:before="120" w:line="360" w:lineRule="auto"/>
        <w:rPr>
          <w:b/>
          <w:bCs/>
        </w:rPr>
      </w:pPr>
      <w:r w:rsidRPr="00A7306E">
        <w:rPr>
          <w:b/>
          <w:bCs/>
        </w:rPr>
        <w:t>5.3. Data Flow Diagram</w:t>
      </w:r>
    </w:p>
    <w:p w14:paraId="50225865" w14:textId="77777777" w:rsidR="00981827" w:rsidRPr="006573B3" w:rsidRDefault="00981827" w:rsidP="00981827">
      <w:pPr>
        <w:pStyle w:val="BodyTextIndent"/>
        <w:spacing w:line="360" w:lineRule="auto"/>
        <w:rPr>
          <w:sz w:val="28"/>
          <w:szCs w:val="28"/>
        </w:rPr>
      </w:pPr>
      <w:r w:rsidRPr="006573B3">
        <w:rPr>
          <w:sz w:val="28"/>
          <w:szCs w:val="28"/>
        </w:rPr>
        <w:t>The data moves through the system as follows:</w:t>
      </w:r>
    </w:p>
    <w:p w14:paraId="50A5F7D4" w14:textId="5F39A3D4" w:rsidR="00981827" w:rsidRPr="006573B3" w:rsidRDefault="00981827" w:rsidP="00981827">
      <w:pPr>
        <w:pStyle w:val="BodyTextIndent"/>
        <w:spacing w:line="360" w:lineRule="auto"/>
        <w:rPr>
          <w:sz w:val="28"/>
          <w:szCs w:val="28"/>
        </w:rPr>
      </w:pPr>
      <w:r w:rsidRPr="006573B3">
        <w:rPr>
          <w:b/>
          <w:bCs/>
          <w:sz w:val="28"/>
          <w:szCs w:val="28"/>
        </w:rPr>
        <w:t>Raw CSV Data</w:t>
      </w:r>
      <w:r w:rsidRPr="006573B3">
        <w:rPr>
          <w:sz w:val="28"/>
          <w:szCs w:val="28"/>
        </w:rPr>
        <w:t xml:space="preserve"> → Loaded into Pandas </w:t>
      </w:r>
      <w:proofErr w:type="spellStart"/>
      <w:r w:rsidRPr="006573B3">
        <w:rPr>
          <w:sz w:val="28"/>
          <w:szCs w:val="28"/>
        </w:rPr>
        <w:t>DataFrame</w:t>
      </w:r>
      <w:proofErr w:type="spellEnd"/>
      <w:r w:rsidRPr="006573B3">
        <w:rPr>
          <w:sz w:val="28"/>
          <w:szCs w:val="28"/>
        </w:rPr>
        <w:t xml:space="preserve"> (180,519 rows × 53 columns) → Missing values filled, duplicates removed, Sales outliers filtered → New features derived: </w:t>
      </w:r>
      <w:proofErr w:type="spellStart"/>
      <w:r w:rsidRPr="006573B3">
        <w:rPr>
          <w:sz w:val="28"/>
          <w:szCs w:val="28"/>
        </w:rPr>
        <w:t>Delivery_Delay</w:t>
      </w:r>
      <w:proofErr w:type="spellEnd"/>
      <w:r w:rsidRPr="006573B3">
        <w:rPr>
          <w:sz w:val="28"/>
          <w:szCs w:val="28"/>
        </w:rPr>
        <w:t xml:space="preserve">, </w:t>
      </w:r>
      <w:proofErr w:type="spellStart"/>
      <w:r w:rsidRPr="006573B3">
        <w:rPr>
          <w:sz w:val="28"/>
          <w:szCs w:val="28"/>
        </w:rPr>
        <w:t>Total_Price</w:t>
      </w:r>
      <w:proofErr w:type="spellEnd"/>
      <w:r w:rsidRPr="006573B3">
        <w:rPr>
          <w:sz w:val="28"/>
          <w:szCs w:val="28"/>
        </w:rPr>
        <w:t xml:space="preserve">, </w:t>
      </w:r>
      <w:proofErr w:type="spellStart"/>
      <w:r w:rsidRPr="006573B3">
        <w:rPr>
          <w:sz w:val="28"/>
          <w:szCs w:val="28"/>
        </w:rPr>
        <w:t>Shipping_Duration</w:t>
      </w:r>
      <w:proofErr w:type="spellEnd"/>
      <w:r w:rsidRPr="006573B3">
        <w:rPr>
          <w:sz w:val="28"/>
          <w:szCs w:val="28"/>
        </w:rPr>
        <w:t xml:space="preserve">, </w:t>
      </w:r>
      <w:proofErr w:type="spellStart"/>
      <w:r w:rsidRPr="006573B3">
        <w:rPr>
          <w:sz w:val="28"/>
          <w:szCs w:val="28"/>
        </w:rPr>
        <w:t>Order_Month</w:t>
      </w:r>
      <w:proofErr w:type="spellEnd"/>
      <w:r w:rsidRPr="006573B3">
        <w:rPr>
          <w:sz w:val="28"/>
          <w:szCs w:val="28"/>
        </w:rPr>
        <w:t xml:space="preserve">, </w:t>
      </w:r>
      <w:proofErr w:type="spellStart"/>
      <w:r w:rsidRPr="006573B3">
        <w:rPr>
          <w:sz w:val="28"/>
          <w:szCs w:val="28"/>
        </w:rPr>
        <w:t>Order_Weekday</w:t>
      </w:r>
      <w:proofErr w:type="spellEnd"/>
      <w:r w:rsidRPr="006573B3">
        <w:rPr>
          <w:sz w:val="28"/>
          <w:szCs w:val="28"/>
        </w:rPr>
        <w:t xml:space="preserve"> → Shipping Mode one-hot encoded; irrelevant ID columns dropped → Data split into training set (80%) and test set (20%) → Features scaled using </w:t>
      </w:r>
      <w:proofErr w:type="spellStart"/>
      <w:r w:rsidRPr="006573B3">
        <w:rPr>
          <w:sz w:val="28"/>
          <w:szCs w:val="28"/>
        </w:rPr>
        <w:t>StandardScaler</w:t>
      </w:r>
      <w:proofErr w:type="spellEnd"/>
      <w:r w:rsidRPr="006573B3">
        <w:rPr>
          <w:sz w:val="28"/>
          <w:szCs w:val="28"/>
        </w:rPr>
        <w:t xml:space="preserve"> within Scikit-learn Pipeline → Three models trained and compared → Best model (</w:t>
      </w:r>
      <w:proofErr w:type="spellStart"/>
      <w:r w:rsidRPr="006573B3">
        <w:rPr>
          <w:sz w:val="28"/>
          <w:szCs w:val="28"/>
        </w:rPr>
        <w:t>XGBoost</w:t>
      </w:r>
      <w:proofErr w:type="spellEnd"/>
      <w:r w:rsidRPr="006573B3">
        <w:rPr>
          <w:sz w:val="28"/>
          <w:szCs w:val="28"/>
        </w:rPr>
        <w:t>) selected and used for final predictions → Performance metrics and visualizations generated as output.</w:t>
      </w:r>
    </w:p>
    <w:p w14:paraId="0C48F7E0" w14:textId="269FA78D" w:rsidR="00981827" w:rsidRPr="00A7306E" w:rsidRDefault="00981827" w:rsidP="00981827">
      <w:pPr>
        <w:pStyle w:val="BodyTextIndent"/>
        <w:spacing w:line="360" w:lineRule="auto"/>
        <w:rPr>
          <w:b/>
          <w:bCs/>
        </w:rPr>
      </w:pPr>
      <w:r w:rsidRPr="00A7306E">
        <w:rPr>
          <w:b/>
          <w:bCs/>
        </w:rPr>
        <w:t>5.4. Feature Engineering Design</w:t>
      </w:r>
    </w:p>
    <w:p w14:paraId="497FE5D1" w14:textId="29BAD085" w:rsidR="00981827" w:rsidRPr="006573B3" w:rsidRDefault="00981827" w:rsidP="00981827">
      <w:pPr>
        <w:pStyle w:val="BodyTextIndent"/>
        <w:spacing w:line="360" w:lineRule="auto"/>
        <w:rPr>
          <w:sz w:val="28"/>
          <w:szCs w:val="28"/>
        </w:rPr>
      </w:pPr>
      <w:r w:rsidRPr="006573B3">
        <w:rPr>
          <w:sz w:val="28"/>
          <w:szCs w:val="28"/>
        </w:rPr>
        <w:t>Raw data alone does not capture all meaningful patterns in supply chain behaviour. The following new features were engineered to improve model performance:</w:t>
      </w:r>
    </w:p>
    <w:tbl>
      <w:tblPr>
        <w:tblStyle w:val="GridTable1Light"/>
        <w:tblW w:w="0" w:type="auto"/>
        <w:tblLook w:val="04A0" w:firstRow="1" w:lastRow="0" w:firstColumn="1" w:lastColumn="0" w:noHBand="0" w:noVBand="1"/>
      </w:tblPr>
      <w:tblGrid>
        <w:gridCol w:w="3485"/>
        <w:gridCol w:w="3485"/>
        <w:gridCol w:w="3486"/>
      </w:tblGrid>
      <w:tr w:rsidR="00981827" w:rsidRPr="006573B3" w14:paraId="3BF0F179" w14:textId="77777777" w:rsidTr="009818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shd w:val="clear" w:color="auto" w:fill="F2F2F2" w:themeFill="background1" w:themeFillShade="F2"/>
          </w:tcPr>
          <w:p w14:paraId="23DC6E1F" w14:textId="222386C2" w:rsidR="00981827" w:rsidRPr="006573B3" w:rsidRDefault="00981827" w:rsidP="004655CF">
            <w:pPr>
              <w:pStyle w:val="BodyTextIndent"/>
              <w:spacing w:line="360" w:lineRule="auto"/>
              <w:ind w:left="0"/>
              <w:rPr>
                <w:sz w:val="28"/>
                <w:szCs w:val="28"/>
              </w:rPr>
            </w:pPr>
            <w:r w:rsidRPr="006573B3">
              <w:rPr>
                <w:sz w:val="28"/>
                <w:szCs w:val="28"/>
              </w:rPr>
              <w:t xml:space="preserve">Feature </w:t>
            </w:r>
          </w:p>
        </w:tc>
        <w:tc>
          <w:tcPr>
            <w:tcW w:w="3485" w:type="dxa"/>
            <w:shd w:val="clear" w:color="auto" w:fill="F2F2F2" w:themeFill="background1" w:themeFillShade="F2"/>
          </w:tcPr>
          <w:p w14:paraId="5A796ECE" w14:textId="6680B017" w:rsidR="00981827" w:rsidRPr="006573B3" w:rsidRDefault="00981827" w:rsidP="004655CF">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Formula / source</w:t>
            </w:r>
          </w:p>
        </w:tc>
        <w:tc>
          <w:tcPr>
            <w:tcW w:w="3486" w:type="dxa"/>
            <w:shd w:val="clear" w:color="auto" w:fill="F2F2F2" w:themeFill="background1" w:themeFillShade="F2"/>
          </w:tcPr>
          <w:p w14:paraId="7F9CC2FA" w14:textId="32700BD0" w:rsidR="00981827" w:rsidRPr="006573B3" w:rsidRDefault="00981827" w:rsidP="004655CF">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Business meaning</w:t>
            </w:r>
          </w:p>
        </w:tc>
      </w:tr>
      <w:tr w:rsidR="00981827" w:rsidRPr="006573B3" w14:paraId="5FD3DB03" w14:textId="77777777" w:rsidTr="00981827">
        <w:tc>
          <w:tcPr>
            <w:cnfStyle w:val="001000000000" w:firstRow="0" w:lastRow="0" w:firstColumn="1" w:lastColumn="0" w:oddVBand="0" w:evenVBand="0" w:oddHBand="0" w:evenHBand="0" w:firstRowFirstColumn="0" w:firstRowLastColumn="0" w:lastRowFirstColumn="0" w:lastRowLastColumn="0"/>
            <w:tcW w:w="3485" w:type="dxa"/>
          </w:tcPr>
          <w:p w14:paraId="256C8427" w14:textId="092532FB" w:rsidR="00981827" w:rsidRPr="006573B3" w:rsidRDefault="00981827" w:rsidP="004655CF">
            <w:pPr>
              <w:pStyle w:val="BodyTextIndent"/>
              <w:spacing w:line="360" w:lineRule="auto"/>
              <w:ind w:left="0"/>
              <w:rPr>
                <w:b w:val="0"/>
                <w:bCs w:val="0"/>
                <w:sz w:val="28"/>
                <w:szCs w:val="28"/>
              </w:rPr>
            </w:pPr>
            <w:proofErr w:type="spellStart"/>
            <w:r w:rsidRPr="006573B3">
              <w:rPr>
                <w:b w:val="0"/>
                <w:bCs w:val="0"/>
                <w:sz w:val="28"/>
                <w:szCs w:val="28"/>
              </w:rPr>
              <w:t>Delivery_delay</w:t>
            </w:r>
            <w:proofErr w:type="spellEnd"/>
          </w:p>
        </w:tc>
        <w:tc>
          <w:tcPr>
            <w:tcW w:w="3485" w:type="dxa"/>
          </w:tcPr>
          <w:p w14:paraId="4F1693CC" w14:textId="277E3F08"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Days_Real</w:t>
            </w:r>
            <w:proofErr w:type="spellEnd"/>
            <w:r w:rsidRPr="006573B3">
              <w:rPr>
                <w:sz w:val="28"/>
                <w:szCs w:val="28"/>
              </w:rPr>
              <w:t xml:space="preserve"> − </w:t>
            </w:r>
            <w:proofErr w:type="spellStart"/>
            <w:r w:rsidRPr="006573B3">
              <w:rPr>
                <w:sz w:val="28"/>
                <w:szCs w:val="28"/>
              </w:rPr>
              <w:t>Days_Scheduled</w:t>
            </w:r>
            <w:proofErr w:type="spellEnd"/>
          </w:p>
        </w:tc>
        <w:tc>
          <w:tcPr>
            <w:tcW w:w="3486" w:type="dxa"/>
          </w:tcPr>
          <w:p w14:paraId="3030EBD3" w14:textId="710A35F9"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Measures how late a shipment was</w:t>
            </w:r>
          </w:p>
        </w:tc>
      </w:tr>
      <w:tr w:rsidR="00981827" w:rsidRPr="006573B3" w14:paraId="4E4278FB" w14:textId="77777777" w:rsidTr="00981827">
        <w:tc>
          <w:tcPr>
            <w:cnfStyle w:val="001000000000" w:firstRow="0" w:lastRow="0" w:firstColumn="1" w:lastColumn="0" w:oddVBand="0" w:evenVBand="0" w:oddHBand="0" w:evenHBand="0" w:firstRowFirstColumn="0" w:firstRowLastColumn="0" w:lastRowFirstColumn="0" w:lastRowLastColumn="0"/>
            <w:tcW w:w="3485" w:type="dxa"/>
          </w:tcPr>
          <w:p w14:paraId="5D85E85E" w14:textId="0958A655" w:rsidR="00981827" w:rsidRPr="006573B3" w:rsidRDefault="00981827" w:rsidP="004655CF">
            <w:pPr>
              <w:pStyle w:val="BodyTextIndent"/>
              <w:spacing w:line="360" w:lineRule="auto"/>
              <w:ind w:left="0"/>
              <w:rPr>
                <w:b w:val="0"/>
                <w:bCs w:val="0"/>
                <w:sz w:val="28"/>
                <w:szCs w:val="28"/>
              </w:rPr>
            </w:pPr>
            <w:proofErr w:type="spellStart"/>
            <w:r w:rsidRPr="006573B3">
              <w:rPr>
                <w:b w:val="0"/>
                <w:bCs w:val="0"/>
                <w:sz w:val="28"/>
                <w:szCs w:val="28"/>
              </w:rPr>
              <w:t>Total_price</w:t>
            </w:r>
            <w:proofErr w:type="spellEnd"/>
          </w:p>
        </w:tc>
        <w:tc>
          <w:tcPr>
            <w:tcW w:w="3485" w:type="dxa"/>
          </w:tcPr>
          <w:p w14:paraId="753035A9" w14:textId="454AEAF3"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Order_Quantity</w:t>
            </w:r>
            <w:proofErr w:type="spellEnd"/>
            <w:r w:rsidRPr="006573B3">
              <w:rPr>
                <w:sz w:val="28"/>
                <w:szCs w:val="28"/>
              </w:rPr>
              <w:t xml:space="preserve"> × </w:t>
            </w:r>
            <w:proofErr w:type="spellStart"/>
            <w:r w:rsidRPr="006573B3">
              <w:rPr>
                <w:sz w:val="28"/>
                <w:szCs w:val="28"/>
              </w:rPr>
              <w:t>Product_Price</w:t>
            </w:r>
            <w:proofErr w:type="spellEnd"/>
          </w:p>
        </w:tc>
        <w:tc>
          <w:tcPr>
            <w:tcW w:w="3486" w:type="dxa"/>
          </w:tcPr>
          <w:p w14:paraId="55879A97" w14:textId="36389AEA"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Estimated order value before discount</w:t>
            </w:r>
          </w:p>
        </w:tc>
      </w:tr>
      <w:tr w:rsidR="00981827" w:rsidRPr="006573B3" w14:paraId="1C94A289" w14:textId="77777777" w:rsidTr="00981827">
        <w:tc>
          <w:tcPr>
            <w:cnfStyle w:val="001000000000" w:firstRow="0" w:lastRow="0" w:firstColumn="1" w:lastColumn="0" w:oddVBand="0" w:evenVBand="0" w:oddHBand="0" w:evenHBand="0" w:firstRowFirstColumn="0" w:firstRowLastColumn="0" w:lastRowFirstColumn="0" w:lastRowLastColumn="0"/>
            <w:tcW w:w="3485" w:type="dxa"/>
          </w:tcPr>
          <w:p w14:paraId="67282520" w14:textId="382AD764" w:rsidR="00981827" w:rsidRPr="006573B3" w:rsidRDefault="00981827" w:rsidP="004655CF">
            <w:pPr>
              <w:pStyle w:val="BodyTextIndent"/>
              <w:spacing w:line="360" w:lineRule="auto"/>
              <w:ind w:left="0"/>
              <w:rPr>
                <w:b w:val="0"/>
                <w:bCs w:val="0"/>
                <w:sz w:val="28"/>
                <w:szCs w:val="28"/>
              </w:rPr>
            </w:pPr>
            <w:proofErr w:type="spellStart"/>
            <w:r w:rsidRPr="006573B3">
              <w:rPr>
                <w:b w:val="0"/>
                <w:bCs w:val="0"/>
                <w:sz w:val="28"/>
                <w:szCs w:val="28"/>
              </w:rPr>
              <w:t>Discount_Impact</w:t>
            </w:r>
            <w:proofErr w:type="spellEnd"/>
          </w:p>
        </w:tc>
        <w:tc>
          <w:tcPr>
            <w:tcW w:w="3485" w:type="dxa"/>
          </w:tcPr>
          <w:p w14:paraId="0A2524B4" w14:textId="7CB25C58"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Discount × Product_Price</w:t>
            </w:r>
          </w:p>
        </w:tc>
        <w:tc>
          <w:tcPr>
            <w:tcW w:w="3486" w:type="dxa"/>
          </w:tcPr>
          <w:p w14:paraId="4DFDCC54" w14:textId="52BA1B87"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Financial impact of applied discount</w:t>
            </w:r>
          </w:p>
        </w:tc>
      </w:tr>
      <w:tr w:rsidR="00981827" w:rsidRPr="006573B3" w14:paraId="24EC8737" w14:textId="77777777" w:rsidTr="00981827">
        <w:tc>
          <w:tcPr>
            <w:cnfStyle w:val="001000000000" w:firstRow="0" w:lastRow="0" w:firstColumn="1" w:lastColumn="0" w:oddVBand="0" w:evenVBand="0" w:oddHBand="0" w:evenHBand="0" w:firstRowFirstColumn="0" w:firstRowLastColumn="0" w:lastRowFirstColumn="0" w:lastRowLastColumn="0"/>
            <w:tcW w:w="3485" w:type="dxa"/>
          </w:tcPr>
          <w:p w14:paraId="0D2C2A74" w14:textId="2321D8C5" w:rsidR="00981827" w:rsidRPr="006573B3" w:rsidRDefault="00981827" w:rsidP="004655CF">
            <w:pPr>
              <w:pStyle w:val="BodyTextIndent"/>
              <w:spacing w:line="360" w:lineRule="auto"/>
              <w:ind w:left="0"/>
              <w:rPr>
                <w:b w:val="0"/>
                <w:bCs w:val="0"/>
                <w:sz w:val="28"/>
                <w:szCs w:val="28"/>
              </w:rPr>
            </w:pPr>
            <w:proofErr w:type="spellStart"/>
            <w:r w:rsidRPr="006573B3">
              <w:rPr>
                <w:b w:val="0"/>
                <w:bCs w:val="0"/>
                <w:sz w:val="28"/>
                <w:szCs w:val="28"/>
              </w:rPr>
              <w:lastRenderedPageBreak/>
              <w:t>Shipping_Duration</w:t>
            </w:r>
            <w:proofErr w:type="spellEnd"/>
          </w:p>
        </w:tc>
        <w:tc>
          <w:tcPr>
            <w:tcW w:w="3485" w:type="dxa"/>
          </w:tcPr>
          <w:p w14:paraId="72655EF5" w14:textId="1676BAD8"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6573B3">
              <w:rPr>
                <w:sz w:val="28"/>
                <w:szCs w:val="28"/>
              </w:rPr>
              <w:t>Shipping_Date</w:t>
            </w:r>
            <w:proofErr w:type="spellEnd"/>
            <w:r w:rsidRPr="006573B3">
              <w:rPr>
                <w:sz w:val="28"/>
                <w:szCs w:val="28"/>
              </w:rPr>
              <w:t xml:space="preserve"> − </w:t>
            </w:r>
            <w:proofErr w:type="spellStart"/>
            <w:r w:rsidRPr="006573B3">
              <w:rPr>
                <w:sz w:val="28"/>
                <w:szCs w:val="28"/>
              </w:rPr>
              <w:t>Order_Date</w:t>
            </w:r>
            <w:proofErr w:type="spellEnd"/>
            <w:r w:rsidRPr="006573B3">
              <w:rPr>
                <w:sz w:val="28"/>
                <w:szCs w:val="28"/>
              </w:rPr>
              <w:t xml:space="preserve"> (days)</w:t>
            </w:r>
          </w:p>
        </w:tc>
        <w:tc>
          <w:tcPr>
            <w:tcW w:w="3486" w:type="dxa"/>
          </w:tcPr>
          <w:p w14:paraId="35F8CD66" w14:textId="7D03CC79"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Actual time taken from order to delivery</w:t>
            </w:r>
          </w:p>
        </w:tc>
      </w:tr>
      <w:tr w:rsidR="00981827" w:rsidRPr="006573B3" w14:paraId="39F085D0" w14:textId="77777777" w:rsidTr="00981827">
        <w:tc>
          <w:tcPr>
            <w:cnfStyle w:val="001000000000" w:firstRow="0" w:lastRow="0" w:firstColumn="1" w:lastColumn="0" w:oddVBand="0" w:evenVBand="0" w:oddHBand="0" w:evenHBand="0" w:firstRowFirstColumn="0" w:firstRowLastColumn="0" w:lastRowFirstColumn="0" w:lastRowLastColumn="0"/>
            <w:tcW w:w="3485" w:type="dxa"/>
          </w:tcPr>
          <w:p w14:paraId="210C158F" w14:textId="08E03B61" w:rsidR="00981827" w:rsidRPr="006573B3" w:rsidRDefault="00981827" w:rsidP="004655CF">
            <w:pPr>
              <w:pStyle w:val="BodyTextIndent"/>
              <w:spacing w:line="360" w:lineRule="auto"/>
              <w:ind w:left="0"/>
              <w:rPr>
                <w:b w:val="0"/>
                <w:bCs w:val="0"/>
                <w:sz w:val="28"/>
                <w:szCs w:val="28"/>
              </w:rPr>
            </w:pPr>
            <w:proofErr w:type="spellStart"/>
            <w:r w:rsidRPr="006573B3">
              <w:rPr>
                <w:b w:val="0"/>
                <w:bCs w:val="0"/>
                <w:sz w:val="28"/>
                <w:szCs w:val="28"/>
              </w:rPr>
              <w:t>Order_Month</w:t>
            </w:r>
            <w:proofErr w:type="spellEnd"/>
          </w:p>
        </w:tc>
        <w:tc>
          <w:tcPr>
            <w:tcW w:w="3485" w:type="dxa"/>
          </w:tcPr>
          <w:p w14:paraId="67A3DAD9" w14:textId="410064C4"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Extracted from </w:t>
            </w:r>
            <w:proofErr w:type="spellStart"/>
            <w:r w:rsidRPr="006573B3">
              <w:rPr>
                <w:sz w:val="28"/>
                <w:szCs w:val="28"/>
              </w:rPr>
              <w:t>Order_Date</w:t>
            </w:r>
            <w:proofErr w:type="spellEnd"/>
          </w:p>
        </w:tc>
        <w:tc>
          <w:tcPr>
            <w:tcW w:w="3486" w:type="dxa"/>
          </w:tcPr>
          <w:p w14:paraId="140FB71D" w14:textId="273E41B9"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Captures seasonal demand patterns</w:t>
            </w:r>
          </w:p>
        </w:tc>
      </w:tr>
      <w:tr w:rsidR="00981827" w:rsidRPr="006573B3" w14:paraId="7EE026F0" w14:textId="77777777" w:rsidTr="00981827">
        <w:tc>
          <w:tcPr>
            <w:cnfStyle w:val="001000000000" w:firstRow="0" w:lastRow="0" w:firstColumn="1" w:lastColumn="0" w:oddVBand="0" w:evenVBand="0" w:oddHBand="0" w:evenHBand="0" w:firstRowFirstColumn="0" w:firstRowLastColumn="0" w:lastRowFirstColumn="0" w:lastRowLastColumn="0"/>
            <w:tcW w:w="3485" w:type="dxa"/>
          </w:tcPr>
          <w:p w14:paraId="02FC8B77" w14:textId="344822DB" w:rsidR="00981827" w:rsidRPr="006573B3" w:rsidRDefault="00981827" w:rsidP="004655CF">
            <w:pPr>
              <w:pStyle w:val="BodyTextIndent"/>
              <w:spacing w:line="360" w:lineRule="auto"/>
              <w:ind w:left="0"/>
              <w:rPr>
                <w:b w:val="0"/>
                <w:bCs w:val="0"/>
                <w:sz w:val="28"/>
                <w:szCs w:val="28"/>
              </w:rPr>
            </w:pPr>
            <w:proofErr w:type="spellStart"/>
            <w:r w:rsidRPr="006573B3">
              <w:rPr>
                <w:b w:val="0"/>
                <w:bCs w:val="0"/>
                <w:sz w:val="28"/>
                <w:szCs w:val="28"/>
              </w:rPr>
              <w:t>Order_Weekday</w:t>
            </w:r>
            <w:proofErr w:type="spellEnd"/>
          </w:p>
        </w:tc>
        <w:tc>
          <w:tcPr>
            <w:tcW w:w="3485" w:type="dxa"/>
          </w:tcPr>
          <w:p w14:paraId="2D7F05AF" w14:textId="29372450" w:rsidR="00981827" w:rsidRPr="006573B3" w:rsidRDefault="00981827" w:rsidP="004655CF">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Extracted from </w:t>
            </w:r>
            <w:proofErr w:type="spellStart"/>
            <w:r w:rsidRPr="006573B3">
              <w:rPr>
                <w:sz w:val="28"/>
                <w:szCs w:val="28"/>
              </w:rPr>
              <w:t>Order_Date</w:t>
            </w:r>
            <w:proofErr w:type="spellEnd"/>
          </w:p>
        </w:tc>
        <w:tc>
          <w:tcPr>
            <w:tcW w:w="3486" w:type="dxa"/>
          </w:tcPr>
          <w:p w14:paraId="7D09DFEB" w14:textId="7EE3736D" w:rsidR="00981827" w:rsidRPr="006573B3" w:rsidRDefault="00981827" w:rsidP="00981827">
            <w:pPr>
              <w:pStyle w:val="BodyTextIndent"/>
              <w:spacing w:after="120"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Captures day-of-week ordering trends.</w:t>
            </w:r>
          </w:p>
        </w:tc>
      </w:tr>
    </w:tbl>
    <w:p w14:paraId="06872EF6" w14:textId="4A5D9836" w:rsidR="00981827" w:rsidRPr="00A7306E" w:rsidRDefault="00981827" w:rsidP="00C159B7">
      <w:pPr>
        <w:pStyle w:val="BodyTextIndent"/>
        <w:spacing w:before="240" w:line="360" w:lineRule="auto"/>
        <w:rPr>
          <w:b/>
          <w:bCs/>
        </w:rPr>
      </w:pPr>
      <w:r w:rsidRPr="00A7306E">
        <w:rPr>
          <w:b/>
          <w:bCs/>
        </w:rPr>
        <w:t xml:space="preserve">5.5. </w:t>
      </w:r>
      <w:r w:rsidR="002D3215">
        <w:rPr>
          <w:b/>
          <w:bCs/>
        </w:rPr>
        <w:t>M</w:t>
      </w:r>
      <w:r w:rsidRPr="00A7306E">
        <w:rPr>
          <w:b/>
          <w:bCs/>
        </w:rPr>
        <w:t>odel Architecture</w:t>
      </w:r>
    </w:p>
    <w:p w14:paraId="78440E8D" w14:textId="77777777" w:rsidR="00981827" w:rsidRPr="006573B3" w:rsidRDefault="00981827" w:rsidP="00C159B7">
      <w:pPr>
        <w:pStyle w:val="BodyTextIndent"/>
        <w:spacing w:after="120" w:line="360" w:lineRule="auto"/>
        <w:rPr>
          <w:sz w:val="28"/>
          <w:szCs w:val="28"/>
        </w:rPr>
      </w:pPr>
      <w:r w:rsidRPr="006573B3">
        <w:rPr>
          <w:sz w:val="28"/>
          <w:szCs w:val="28"/>
        </w:rPr>
        <w:t>Three models were selected to cover a range of complexity:</w:t>
      </w:r>
    </w:p>
    <w:p w14:paraId="65EF1CF9" w14:textId="77777777" w:rsidR="00981827" w:rsidRPr="006573B3" w:rsidRDefault="00981827" w:rsidP="00C159B7">
      <w:pPr>
        <w:pStyle w:val="BodyTextIndent"/>
        <w:numPr>
          <w:ilvl w:val="0"/>
          <w:numId w:val="15"/>
        </w:numPr>
        <w:spacing w:after="120" w:line="360" w:lineRule="auto"/>
        <w:ind w:left="417"/>
        <w:rPr>
          <w:sz w:val="28"/>
          <w:szCs w:val="28"/>
        </w:rPr>
      </w:pPr>
      <w:r w:rsidRPr="006573B3">
        <w:rPr>
          <w:b/>
          <w:bCs/>
          <w:sz w:val="28"/>
          <w:szCs w:val="28"/>
        </w:rPr>
        <w:t>Linear Regression:</w:t>
      </w:r>
      <w:r w:rsidRPr="006573B3">
        <w:rPr>
          <w:sz w:val="28"/>
          <w:szCs w:val="28"/>
        </w:rPr>
        <w:t xml:space="preserve"> Serves as the baseline model. Assumes a linear relationship between features and Sales. Fast to train but limited in capturing complex patterns.</w:t>
      </w:r>
    </w:p>
    <w:p w14:paraId="21377013" w14:textId="77777777" w:rsidR="00981827" w:rsidRPr="006573B3" w:rsidRDefault="00981827" w:rsidP="00C159B7">
      <w:pPr>
        <w:pStyle w:val="BodyTextIndent"/>
        <w:numPr>
          <w:ilvl w:val="0"/>
          <w:numId w:val="15"/>
        </w:numPr>
        <w:spacing w:after="120" w:line="360" w:lineRule="auto"/>
        <w:ind w:left="417"/>
        <w:rPr>
          <w:sz w:val="28"/>
          <w:szCs w:val="28"/>
        </w:rPr>
      </w:pPr>
      <w:r w:rsidRPr="006573B3">
        <w:rPr>
          <w:b/>
          <w:bCs/>
          <w:sz w:val="28"/>
          <w:szCs w:val="28"/>
        </w:rPr>
        <w:t>Random Forest Regressor:</w:t>
      </w:r>
      <w:r w:rsidRPr="006573B3">
        <w:rPr>
          <w:sz w:val="28"/>
          <w:szCs w:val="28"/>
        </w:rPr>
        <w:t xml:space="preserve"> An ensemble of decision trees that captures non-linear relationships. Configured with </w:t>
      </w:r>
      <w:proofErr w:type="spellStart"/>
      <w:r w:rsidRPr="006573B3">
        <w:rPr>
          <w:sz w:val="28"/>
          <w:szCs w:val="28"/>
        </w:rPr>
        <w:t>n_estimators</w:t>
      </w:r>
      <w:proofErr w:type="spellEnd"/>
      <w:r w:rsidRPr="006573B3">
        <w:rPr>
          <w:sz w:val="28"/>
          <w:szCs w:val="28"/>
        </w:rPr>
        <w:t xml:space="preserve">=100, </w:t>
      </w:r>
      <w:proofErr w:type="spellStart"/>
      <w:r w:rsidRPr="006573B3">
        <w:rPr>
          <w:sz w:val="28"/>
          <w:szCs w:val="28"/>
        </w:rPr>
        <w:t>max_depth</w:t>
      </w:r>
      <w:proofErr w:type="spellEnd"/>
      <w:r w:rsidRPr="006573B3">
        <w:rPr>
          <w:sz w:val="28"/>
          <w:szCs w:val="28"/>
        </w:rPr>
        <w:t xml:space="preserve">=10, </w:t>
      </w:r>
      <w:proofErr w:type="spellStart"/>
      <w:r w:rsidRPr="006573B3">
        <w:rPr>
          <w:sz w:val="28"/>
          <w:szCs w:val="28"/>
        </w:rPr>
        <w:t>min_samples_split</w:t>
      </w:r>
      <w:proofErr w:type="spellEnd"/>
      <w:r w:rsidRPr="006573B3">
        <w:rPr>
          <w:sz w:val="28"/>
          <w:szCs w:val="28"/>
        </w:rPr>
        <w:t xml:space="preserve">=10, </w:t>
      </w:r>
      <w:proofErr w:type="spellStart"/>
      <w:r w:rsidRPr="006573B3">
        <w:rPr>
          <w:sz w:val="28"/>
          <w:szCs w:val="28"/>
        </w:rPr>
        <w:t>min_samples_leaf</w:t>
      </w:r>
      <w:proofErr w:type="spellEnd"/>
      <w:r w:rsidRPr="006573B3">
        <w:rPr>
          <w:sz w:val="28"/>
          <w:szCs w:val="28"/>
        </w:rPr>
        <w:t>=5. More robust than linear regression but slower to train.</w:t>
      </w:r>
    </w:p>
    <w:p w14:paraId="66D346CB" w14:textId="342EDA1D" w:rsidR="00981827" w:rsidRPr="006573B3" w:rsidRDefault="00981827" w:rsidP="00C159B7">
      <w:pPr>
        <w:pStyle w:val="BodyTextIndent"/>
        <w:numPr>
          <w:ilvl w:val="0"/>
          <w:numId w:val="15"/>
        </w:numPr>
        <w:spacing w:line="360" w:lineRule="auto"/>
        <w:ind w:left="417"/>
        <w:rPr>
          <w:sz w:val="28"/>
          <w:szCs w:val="28"/>
        </w:rPr>
      </w:pPr>
      <w:proofErr w:type="spellStart"/>
      <w:r w:rsidRPr="006573B3">
        <w:rPr>
          <w:b/>
          <w:bCs/>
          <w:sz w:val="28"/>
          <w:szCs w:val="28"/>
        </w:rPr>
        <w:t>XGBoost</w:t>
      </w:r>
      <w:proofErr w:type="spellEnd"/>
      <w:r w:rsidRPr="006573B3">
        <w:rPr>
          <w:b/>
          <w:bCs/>
          <w:sz w:val="28"/>
          <w:szCs w:val="28"/>
        </w:rPr>
        <w:t xml:space="preserve"> Regressor:</w:t>
      </w:r>
      <w:r w:rsidRPr="006573B3">
        <w:rPr>
          <w:sz w:val="28"/>
          <w:szCs w:val="28"/>
        </w:rPr>
        <w:t xml:space="preserve"> A gradient boosting model that builds trees sequentially, each correcting</w:t>
      </w:r>
      <w:r w:rsidR="00C159B7" w:rsidRPr="006573B3">
        <w:rPr>
          <w:sz w:val="28"/>
          <w:szCs w:val="28"/>
        </w:rPr>
        <w:t xml:space="preserve"> </w:t>
      </w:r>
      <w:r w:rsidRPr="006573B3">
        <w:rPr>
          <w:sz w:val="28"/>
          <w:szCs w:val="28"/>
        </w:rPr>
        <w:t>err</w:t>
      </w:r>
      <w:r w:rsidR="00C159B7" w:rsidRPr="006573B3">
        <w:rPr>
          <w:sz w:val="28"/>
          <w:szCs w:val="28"/>
        </w:rPr>
        <w:t>o</w:t>
      </w:r>
      <w:r w:rsidRPr="006573B3">
        <w:rPr>
          <w:sz w:val="28"/>
          <w:szCs w:val="28"/>
        </w:rPr>
        <w:t>r</w:t>
      </w:r>
      <w:r w:rsidR="00C159B7" w:rsidRPr="006573B3">
        <w:rPr>
          <w:sz w:val="28"/>
          <w:szCs w:val="28"/>
        </w:rPr>
        <w:t xml:space="preserve"> </w:t>
      </w:r>
      <w:r w:rsidRPr="006573B3">
        <w:rPr>
          <w:sz w:val="28"/>
          <w:szCs w:val="28"/>
        </w:rPr>
        <w:t xml:space="preserve">of the previous one. Tuned using </w:t>
      </w:r>
      <w:proofErr w:type="spellStart"/>
      <w:r w:rsidRPr="006573B3">
        <w:rPr>
          <w:sz w:val="28"/>
          <w:szCs w:val="28"/>
        </w:rPr>
        <w:t>RandomizedSearchCV</w:t>
      </w:r>
      <w:proofErr w:type="spellEnd"/>
      <w:r w:rsidRPr="006573B3">
        <w:rPr>
          <w:sz w:val="28"/>
          <w:szCs w:val="28"/>
        </w:rPr>
        <w:t xml:space="preserve"> with the following search space:</w:t>
      </w:r>
    </w:p>
    <w:tbl>
      <w:tblPr>
        <w:tblStyle w:val="GridTable1Light"/>
        <w:tblW w:w="10471" w:type="dxa"/>
        <w:tblLook w:val="04A0" w:firstRow="1" w:lastRow="0" w:firstColumn="1" w:lastColumn="0" w:noHBand="0" w:noVBand="1"/>
      </w:tblPr>
      <w:tblGrid>
        <w:gridCol w:w="3490"/>
        <w:gridCol w:w="3490"/>
        <w:gridCol w:w="3491"/>
      </w:tblGrid>
      <w:tr w:rsidR="00C159B7" w:rsidRPr="006573B3" w14:paraId="2672FCEF" w14:textId="77777777" w:rsidTr="00ED75D8">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3490" w:type="dxa"/>
            <w:shd w:val="clear" w:color="auto" w:fill="F2F2F2" w:themeFill="background1" w:themeFillShade="F2"/>
          </w:tcPr>
          <w:p w14:paraId="619B1136" w14:textId="750F8869" w:rsidR="00C159B7" w:rsidRPr="006573B3" w:rsidRDefault="00C159B7" w:rsidP="00C159B7">
            <w:pPr>
              <w:pStyle w:val="BodyTextIndent"/>
              <w:spacing w:line="360" w:lineRule="auto"/>
              <w:ind w:left="0"/>
              <w:rPr>
                <w:sz w:val="28"/>
                <w:szCs w:val="28"/>
              </w:rPr>
            </w:pPr>
            <w:r w:rsidRPr="006573B3">
              <w:rPr>
                <w:sz w:val="28"/>
                <w:szCs w:val="28"/>
              </w:rPr>
              <w:t>Hyperparameter</w:t>
            </w:r>
          </w:p>
        </w:tc>
        <w:tc>
          <w:tcPr>
            <w:tcW w:w="3490" w:type="dxa"/>
            <w:shd w:val="clear" w:color="auto" w:fill="F2F2F2" w:themeFill="background1" w:themeFillShade="F2"/>
          </w:tcPr>
          <w:p w14:paraId="14F02B59" w14:textId="0EE9B779" w:rsidR="00C159B7" w:rsidRPr="006573B3" w:rsidRDefault="00C159B7" w:rsidP="00C159B7">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 xml:space="preserve">Search space </w:t>
            </w:r>
          </w:p>
        </w:tc>
        <w:tc>
          <w:tcPr>
            <w:tcW w:w="3491" w:type="dxa"/>
            <w:shd w:val="clear" w:color="auto" w:fill="F2F2F2" w:themeFill="background1" w:themeFillShade="F2"/>
          </w:tcPr>
          <w:p w14:paraId="5CBBA9EE" w14:textId="020B6F07" w:rsidR="00C159B7" w:rsidRPr="006573B3" w:rsidRDefault="00C159B7" w:rsidP="00C159B7">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6573B3">
              <w:rPr>
                <w:sz w:val="28"/>
                <w:szCs w:val="28"/>
              </w:rPr>
              <w:t>Best value</w:t>
            </w:r>
          </w:p>
        </w:tc>
      </w:tr>
      <w:tr w:rsidR="00C159B7" w:rsidRPr="006573B3" w14:paraId="10BF2C3E" w14:textId="77777777" w:rsidTr="00ED75D8">
        <w:trPr>
          <w:trHeight w:val="551"/>
        </w:trPr>
        <w:tc>
          <w:tcPr>
            <w:cnfStyle w:val="001000000000" w:firstRow="0" w:lastRow="0" w:firstColumn="1" w:lastColumn="0" w:oddVBand="0" w:evenVBand="0" w:oddHBand="0" w:evenHBand="0" w:firstRowFirstColumn="0" w:firstRowLastColumn="0" w:lastRowFirstColumn="0" w:lastRowLastColumn="0"/>
            <w:tcW w:w="3490" w:type="dxa"/>
          </w:tcPr>
          <w:p w14:paraId="245E1EC3" w14:textId="371503F8" w:rsidR="00C159B7" w:rsidRPr="006573B3" w:rsidRDefault="00C159B7" w:rsidP="00C159B7">
            <w:pPr>
              <w:pStyle w:val="BodyTextIndent"/>
              <w:spacing w:line="360" w:lineRule="auto"/>
              <w:ind w:left="0"/>
              <w:rPr>
                <w:b w:val="0"/>
                <w:bCs w:val="0"/>
                <w:sz w:val="28"/>
                <w:szCs w:val="28"/>
              </w:rPr>
            </w:pPr>
            <w:proofErr w:type="spellStart"/>
            <w:r w:rsidRPr="006573B3">
              <w:rPr>
                <w:b w:val="0"/>
                <w:bCs w:val="0"/>
                <w:sz w:val="28"/>
                <w:szCs w:val="28"/>
              </w:rPr>
              <w:t>n_estimators</w:t>
            </w:r>
            <w:proofErr w:type="spellEnd"/>
          </w:p>
        </w:tc>
        <w:tc>
          <w:tcPr>
            <w:tcW w:w="3490" w:type="dxa"/>
          </w:tcPr>
          <w:p w14:paraId="49CEF2AF" w14:textId="66FF75E7"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100,200</w:t>
            </w:r>
          </w:p>
        </w:tc>
        <w:tc>
          <w:tcPr>
            <w:tcW w:w="3491" w:type="dxa"/>
          </w:tcPr>
          <w:p w14:paraId="2341073B" w14:textId="7386E18D"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200</w:t>
            </w:r>
          </w:p>
        </w:tc>
      </w:tr>
      <w:tr w:rsidR="00C159B7" w:rsidRPr="006573B3" w14:paraId="6F00A4E1" w14:textId="77777777" w:rsidTr="00ED75D8">
        <w:trPr>
          <w:trHeight w:val="551"/>
        </w:trPr>
        <w:tc>
          <w:tcPr>
            <w:cnfStyle w:val="001000000000" w:firstRow="0" w:lastRow="0" w:firstColumn="1" w:lastColumn="0" w:oddVBand="0" w:evenVBand="0" w:oddHBand="0" w:evenHBand="0" w:firstRowFirstColumn="0" w:firstRowLastColumn="0" w:lastRowFirstColumn="0" w:lastRowLastColumn="0"/>
            <w:tcW w:w="3490" w:type="dxa"/>
          </w:tcPr>
          <w:p w14:paraId="1110F6C8" w14:textId="445707BF" w:rsidR="00C159B7" w:rsidRPr="006573B3" w:rsidRDefault="00C159B7" w:rsidP="00C159B7">
            <w:pPr>
              <w:pStyle w:val="BodyTextIndent"/>
              <w:spacing w:line="360" w:lineRule="auto"/>
              <w:ind w:left="0"/>
              <w:rPr>
                <w:b w:val="0"/>
                <w:bCs w:val="0"/>
                <w:sz w:val="28"/>
                <w:szCs w:val="28"/>
              </w:rPr>
            </w:pPr>
            <w:proofErr w:type="spellStart"/>
            <w:r w:rsidRPr="006573B3">
              <w:rPr>
                <w:b w:val="0"/>
                <w:bCs w:val="0"/>
                <w:sz w:val="28"/>
                <w:szCs w:val="28"/>
              </w:rPr>
              <w:t>max_depth</w:t>
            </w:r>
            <w:proofErr w:type="spellEnd"/>
          </w:p>
        </w:tc>
        <w:tc>
          <w:tcPr>
            <w:tcW w:w="3490" w:type="dxa"/>
          </w:tcPr>
          <w:p w14:paraId="52D8093B" w14:textId="5F094C17"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3,5,7</w:t>
            </w:r>
          </w:p>
        </w:tc>
        <w:tc>
          <w:tcPr>
            <w:tcW w:w="3491" w:type="dxa"/>
          </w:tcPr>
          <w:p w14:paraId="44E70D93" w14:textId="02B904D2"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5</w:t>
            </w:r>
          </w:p>
        </w:tc>
      </w:tr>
      <w:tr w:rsidR="00C159B7" w:rsidRPr="006573B3" w14:paraId="61D8A3B6" w14:textId="77777777" w:rsidTr="00ED75D8">
        <w:trPr>
          <w:trHeight w:val="532"/>
        </w:trPr>
        <w:tc>
          <w:tcPr>
            <w:cnfStyle w:val="001000000000" w:firstRow="0" w:lastRow="0" w:firstColumn="1" w:lastColumn="0" w:oddVBand="0" w:evenVBand="0" w:oddHBand="0" w:evenHBand="0" w:firstRowFirstColumn="0" w:firstRowLastColumn="0" w:lastRowFirstColumn="0" w:lastRowLastColumn="0"/>
            <w:tcW w:w="3490" w:type="dxa"/>
          </w:tcPr>
          <w:p w14:paraId="06C23BD6" w14:textId="62E2AF8E" w:rsidR="00C159B7" w:rsidRPr="006573B3" w:rsidRDefault="00C159B7" w:rsidP="00C159B7">
            <w:pPr>
              <w:pStyle w:val="BodyTextIndent"/>
              <w:spacing w:line="360" w:lineRule="auto"/>
              <w:ind w:left="0"/>
              <w:rPr>
                <w:b w:val="0"/>
                <w:bCs w:val="0"/>
                <w:sz w:val="28"/>
                <w:szCs w:val="28"/>
              </w:rPr>
            </w:pPr>
            <w:proofErr w:type="spellStart"/>
            <w:r w:rsidRPr="006573B3">
              <w:rPr>
                <w:b w:val="0"/>
                <w:bCs w:val="0"/>
                <w:sz w:val="28"/>
                <w:szCs w:val="28"/>
              </w:rPr>
              <w:t>learning_rate</w:t>
            </w:r>
            <w:proofErr w:type="spellEnd"/>
          </w:p>
        </w:tc>
        <w:tc>
          <w:tcPr>
            <w:tcW w:w="3490" w:type="dxa"/>
          </w:tcPr>
          <w:p w14:paraId="647E2A07" w14:textId="2275F9FE"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0.01,0.1,0.2</w:t>
            </w:r>
          </w:p>
        </w:tc>
        <w:tc>
          <w:tcPr>
            <w:tcW w:w="3491" w:type="dxa"/>
          </w:tcPr>
          <w:p w14:paraId="571F2B9A" w14:textId="62F7E27C"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0.1</w:t>
            </w:r>
          </w:p>
        </w:tc>
      </w:tr>
      <w:tr w:rsidR="00C159B7" w:rsidRPr="006573B3" w14:paraId="64A58CB5" w14:textId="77777777" w:rsidTr="00ED75D8">
        <w:trPr>
          <w:trHeight w:val="532"/>
        </w:trPr>
        <w:tc>
          <w:tcPr>
            <w:cnfStyle w:val="001000000000" w:firstRow="0" w:lastRow="0" w:firstColumn="1" w:lastColumn="0" w:oddVBand="0" w:evenVBand="0" w:oddHBand="0" w:evenHBand="0" w:firstRowFirstColumn="0" w:firstRowLastColumn="0" w:lastRowFirstColumn="0" w:lastRowLastColumn="0"/>
            <w:tcW w:w="3490" w:type="dxa"/>
          </w:tcPr>
          <w:p w14:paraId="4F0D651E" w14:textId="47773217" w:rsidR="00C159B7" w:rsidRPr="006573B3" w:rsidRDefault="00C159B7" w:rsidP="00C159B7">
            <w:pPr>
              <w:pStyle w:val="BodyTextIndent"/>
              <w:spacing w:line="360" w:lineRule="auto"/>
              <w:ind w:left="0"/>
              <w:rPr>
                <w:b w:val="0"/>
                <w:bCs w:val="0"/>
                <w:sz w:val="28"/>
                <w:szCs w:val="28"/>
              </w:rPr>
            </w:pPr>
            <w:r w:rsidRPr="006573B3">
              <w:rPr>
                <w:b w:val="0"/>
                <w:bCs w:val="0"/>
                <w:sz w:val="28"/>
                <w:szCs w:val="28"/>
              </w:rPr>
              <w:t>subsample</w:t>
            </w:r>
          </w:p>
        </w:tc>
        <w:tc>
          <w:tcPr>
            <w:tcW w:w="3490" w:type="dxa"/>
          </w:tcPr>
          <w:p w14:paraId="4FED0E3C" w14:textId="69720430"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0.8 (fixed)</w:t>
            </w:r>
          </w:p>
        </w:tc>
        <w:tc>
          <w:tcPr>
            <w:tcW w:w="3491" w:type="dxa"/>
          </w:tcPr>
          <w:p w14:paraId="5447E192" w14:textId="198A5193"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0.8</w:t>
            </w:r>
          </w:p>
        </w:tc>
      </w:tr>
      <w:tr w:rsidR="00C159B7" w:rsidRPr="006573B3" w14:paraId="15F094F9" w14:textId="77777777" w:rsidTr="00ED75D8">
        <w:trPr>
          <w:trHeight w:val="532"/>
        </w:trPr>
        <w:tc>
          <w:tcPr>
            <w:cnfStyle w:val="001000000000" w:firstRow="0" w:lastRow="0" w:firstColumn="1" w:lastColumn="0" w:oddVBand="0" w:evenVBand="0" w:oddHBand="0" w:evenHBand="0" w:firstRowFirstColumn="0" w:firstRowLastColumn="0" w:lastRowFirstColumn="0" w:lastRowLastColumn="0"/>
            <w:tcW w:w="3490" w:type="dxa"/>
          </w:tcPr>
          <w:p w14:paraId="3E13E075" w14:textId="25C575B3" w:rsidR="00C159B7" w:rsidRPr="006573B3" w:rsidRDefault="00C159B7" w:rsidP="00C159B7">
            <w:pPr>
              <w:pStyle w:val="BodyTextIndent"/>
              <w:spacing w:line="360" w:lineRule="auto"/>
              <w:ind w:left="0"/>
              <w:rPr>
                <w:b w:val="0"/>
                <w:bCs w:val="0"/>
                <w:sz w:val="28"/>
                <w:szCs w:val="28"/>
              </w:rPr>
            </w:pPr>
            <w:proofErr w:type="spellStart"/>
            <w:r w:rsidRPr="006573B3">
              <w:rPr>
                <w:b w:val="0"/>
                <w:bCs w:val="0"/>
                <w:sz w:val="28"/>
                <w:szCs w:val="28"/>
              </w:rPr>
              <w:t>Colsample_bytree</w:t>
            </w:r>
            <w:proofErr w:type="spellEnd"/>
          </w:p>
        </w:tc>
        <w:tc>
          <w:tcPr>
            <w:tcW w:w="3490" w:type="dxa"/>
          </w:tcPr>
          <w:p w14:paraId="1B96C724" w14:textId="2442494F"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0.8 (fixed)</w:t>
            </w:r>
          </w:p>
        </w:tc>
        <w:tc>
          <w:tcPr>
            <w:tcW w:w="3491" w:type="dxa"/>
          </w:tcPr>
          <w:p w14:paraId="0262735E" w14:textId="3A76680D" w:rsidR="00C159B7" w:rsidRPr="006573B3" w:rsidRDefault="00C159B7" w:rsidP="00C159B7">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6573B3">
              <w:rPr>
                <w:sz w:val="28"/>
                <w:szCs w:val="28"/>
              </w:rPr>
              <w:t>0.8</w:t>
            </w:r>
          </w:p>
        </w:tc>
      </w:tr>
    </w:tbl>
    <w:p w14:paraId="3FE113B9" w14:textId="7E6EB8FA" w:rsidR="00981827" w:rsidRPr="006573B3" w:rsidRDefault="00C159B7" w:rsidP="00A7306E">
      <w:pPr>
        <w:pStyle w:val="BodyTextIndent"/>
        <w:spacing w:before="120" w:line="360" w:lineRule="auto"/>
        <w:rPr>
          <w:sz w:val="28"/>
          <w:szCs w:val="28"/>
        </w:rPr>
      </w:pPr>
      <w:proofErr w:type="spellStart"/>
      <w:r w:rsidRPr="006573B3">
        <w:rPr>
          <w:sz w:val="28"/>
          <w:szCs w:val="28"/>
        </w:rPr>
        <w:t>XGBoost</w:t>
      </w:r>
      <w:proofErr w:type="spellEnd"/>
      <w:r w:rsidRPr="006573B3">
        <w:rPr>
          <w:sz w:val="28"/>
          <w:szCs w:val="28"/>
        </w:rPr>
        <w:t xml:space="preserve"> was selected as the final model due to its superior performance, ability to handle non-linear relationships, and robustness to outliers.</w:t>
      </w:r>
    </w:p>
    <w:p w14:paraId="7F7B891D" w14:textId="3D16C1F0" w:rsidR="00981827" w:rsidRPr="00A7306E" w:rsidRDefault="00C159B7" w:rsidP="00C159B7">
      <w:pPr>
        <w:pStyle w:val="BodyTextIndent"/>
        <w:spacing w:line="360" w:lineRule="auto"/>
        <w:rPr>
          <w:b/>
          <w:bCs/>
        </w:rPr>
      </w:pPr>
      <w:r w:rsidRPr="00A7306E">
        <w:rPr>
          <w:b/>
          <w:bCs/>
        </w:rPr>
        <w:lastRenderedPageBreak/>
        <w:t>5.6. Key Design Decisions</w:t>
      </w:r>
    </w:p>
    <w:p w14:paraId="2FA5AA9C" w14:textId="77777777" w:rsidR="00C159B7" w:rsidRPr="006573B3" w:rsidRDefault="00C159B7" w:rsidP="00C159B7">
      <w:pPr>
        <w:pStyle w:val="BodyTextIndent"/>
        <w:numPr>
          <w:ilvl w:val="0"/>
          <w:numId w:val="16"/>
        </w:numPr>
        <w:spacing w:line="360" w:lineRule="auto"/>
        <w:ind w:left="417"/>
        <w:rPr>
          <w:sz w:val="28"/>
          <w:szCs w:val="28"/>
        </w:rPr>
      </w:pPr>
      <w:r w:rsidRPr="006573B3">
        <w:rPr>
          <w:sz w:val="28"/>
          <w:szCs w:val="28"/>
        </w:rPr>
        <w:t>3×IQR instead of 1.5×IQR for outlier removal: The Sales column had a long right tail with legitimate high-value bulk orders. Using the standard 1.5×IQR threshold would have removed valid data points, so a wider 3×IQR threshold was chosen.</w:t>
      </w:r>
    </w:p>
    <w:p w14:paraId="018EFCE4" w14:textId="77777777" w:rsidR="00C159B7" w:rsidRPr="006573B3" w:rsidRDefault="00C159B7" w:rsidP="00C159B7">
      <w:pPr>
        <w:pStyle w:val="BodyTextIndent"/>
        <w:numPr>
          <w:ilvl w:val="0"/>
          <w:numId w:val="16"/>
        </w:numPr>
        <w:spacing w:line="360" w:lineRule="auto"/>
        <w:ind w:left="417"/>
        <w:rPr>
          <w:sz w:val="28"/>
          <w:szCs w:val="28"/>
        </w:rPr>
      </w:pPr>
      <w:r w:rsidRPr="006573B3">
        <w:rPr>
          <w:sz w:val="28"/>
          <w:szCs w:val="28"/>
        </w:rPr>
        <w:t xml:space="preserve">Fixed </w:t>
      </w:r>
      <w:proofErr w:type="spellStart"/>
      <w:r w:rsidRPr="006573B3">
        <w:rPr>
          <w:sz w:val="28"/>
          <w:szCs w:val="28"/>
        </w:rPr>
        <w:t>random_state</w:t>
      </w:r>
      <w:proofErr w:type="spellEnd"/>
      <w:r w:rsidRPr="006573B3">
        <w:rPr>
          <w:sz w:val="28"/>
          <w:szCs w:val="28"/>
        </w:rPr>
        <w:t xml:space="preserve">=42: Used across </w:t>
      </w:r>
      <w:proofErr w:type="spellStart"/>
      <w:r w:rsidRPr="006573B3">
        <w:rPr>
          <w:sz w:val="28"/>
          <w:szCs w:val="28"/>
        </w:rPr>
        <w:t>train_test_split</w:t>
      </w:r>
      <w:proofErr w:type="spellEnd"/>
      <w:r w:rsidRPr="006573B3">
        <w:rPr>
          <w:sz w:val="28"/>
          <w:szCs w:val="28"/>
        </w:rPr>
        <w:t>, all models, and cross-validation to ensure fully reproducible results.</w:t>
      </w:r>
    </w:p>
    <w:p w14:paraId="65885E9D" w14:textId="77777777" w:rsidR="00C159B7" w:rsidRPr="006573B3" w:rsidRDefault="00C159B7" w:rsidP="00C159B7">
      <w:pPr>
        <w:pStyle w:val="BodyTextIndent"/>
        <w:numPr>
          <w:ilvl w:val="0"/>
          <w:numId w:val="16"/>
        </w:numPr>
        <w:spacing w:line="360" w:lineRule="auto"/>
        <w:ind w:left="417"/>
        <w:rPr>
          <w:sz w:val="28"/>
          <w:szCs w:val="28"/>
        </w:rPr>
      </w:pPr>
      <w:r w:rsidRPr="006573B3">
        <w:rPr>
          <w:sz w:val="28"/>
          <w:szCs w:val="28"/>
        </w:rPr>
        <w:t xml:space="preserve">Scikit-learn Pipeline: Wraps </w:t>
      </w:r>
      <w:proofErr w:type="spellStart"/>
      <w:r w:rsidRPr="006573B3">
        <w:rPr>
          <w:sz w:val="28"/>
          <w:szCs w:val="28"/>
        </w:rPr>
        <w:t>StandardScaler</w:t>
      </w:r>
      <w:proofErr w:type="spellEnd"/>
      <w:r w:rsidRPr="006573B3">
        <w:rPr>
          <w:sz w:val="28"/>
          <w:szCs w:val="28"/>
        </w:rPr>
        <w:t xml:space="preserve"> and model together to prevent data leakage by ensuring test data is never seen during scaling.</w:t>
      </w:r>
    </w:p>
    <w:p w14:paraId="7E63A61D" w14:textId="3BA2982F" w:rsidR="00C159B7" w:rsidRPr="006573B3" w:rsidRDefault="00C159B7" w:rsidP="00C159B7">
      <w:pPr>
        <w:pStyle w:val="BodyTextIndent"/>
        <w:numPr>
          <w:ilvl w:val="0"/>
          <w:numId w:val="16"/>
        </w:numPr>
        <w:spacing w:line="360" w:lineRule="auto"/>
        <w:ind w:left="417"/>
        <w:rPr>
          <w:sz w:val="28"/>
          <w:szCs w:val="28"/>
        </w:rPr>
      </w:pPr>
      <w:r w:rsidRPr="006573B3">
        <w:rPr>
          <w:sz w:val="28"/>
          <w:szCs w:val="28"/>
        </w:rPr>
        <w:t>Feature selection: Only 6 features were used for training to avoid overfitting and multicollinearity — selected based on domain relevance and correlation analysis.</w:t>
      </w:r>
    </w:p>
    <w:p w14:paraId="2CB54843" w14:textId="77777777" w:rsidR="004655CF" w:rsidRDefault="004655CF" w:rsidP="004655CF">
      <w:pPr>
        <w:pStyle w:val="BodyTextIndent"/>
        <w:spacing w:line="360" w:lineRule="auto"/>
        <w:rPr>
          <w:sz w:val="16"/>
          <w:szCs w:val="16"/>
        </w:rPr>
      </w:pPr>
    </w:p>
    <w:p w14:paraId="40009707" w14:textId="77777777" w:rsidR="00ED75D8" w:rsidRDefault="00ED75D8" w:rsidP="004655CF">
      <w:pPr>
        <w:pStyle w:val="BodyTextIndent"/>
        <w:spacing w:line="360" w:lineRule="auto"/>
        <w:rPr>
          <w:sz w:val="16"/>
          <w:szCs w:val="16"/>
        </w:rPr>
      </w:pPr>
    </w:p>
    <w:p w14:paraId="57BC4418" w14:textId="77777777" w:rsidR="00ED75D8" w:rsidRDefault="00ED75D8" w:rsidP="004655CF">
      <w:pPr>
        <w:pStyle w:val="BodyTextIndent"/>
        <w:spacing w:line="360" w:lineRule="auto"/>
        <w:rPr>
          <w:sz w:val="16"/>
          <w:szCs w:val="16"/>
        </w:rPr>
      </w:pPr>
    </w:p>
    <w:p w14:paraId="7D0A5942" w14:textId="77777777" w:rsidR="00ED75D8" w:rsidRDefault="00ED75D8" w:rsidP="004655CF">
      <w:pPr>
        <w:pStyle w:val="BodyTextIndent"/>
        <w:spacing w:line="360" w:lineRule="auto"/>
        <w:rPr>
          <w:sz w:val="16"/>
          <w:szCs w:val="16"/>
        </w:rPr>
      </w:pPr>
    </w:p>
    <w:p w14:paraId="0E178239" w14:textId="77777777" w:rsidR="00ED75D8" w:rsidRDefault="00ED75D8" w:rsidP="004655CF">
      <w:pPr>
        <w:pStyle w:val="BodyTextIndent"/>
        <w:spacing w:line="360" w:lineRule="auto"/>
        <w:rPr>
          <w:sz w:val="16"/>
          <w:szCs w:val="16"/>
        </w:rPr>
      </w:pPr>
    </w:p>
    <w:p w14:paraId="64D06FF3" w14:textId="77777777" w:rsidR="007B7622" w:rsidRDefault="007B7622" w:rsidP="004655CF">
      <w:pPr>
        <w:pStyle w:val="BodyTextIndent"/>
        <w:spacing w:line="360" w:lineRule="auto"/>
        <w:rPr>
          <w:sz w:val="16"/>
          <w:szCs w:val="16"/>
        </w:rPr>
      </w:pPr>
    </w:p>
    <w:p w14:paraId="27139240" w14:textId="77777777" w:rsidR="007B7622" w:rsidRDefault="007B7622" w:rsidP="004655CF">
      <w:pPr>
        <w:pStyle w:val="BodyTextIndent"/>
        <w:spacing w:line="360" w:lineRule="auto"/>
        <w:rPr>
          <w:sz w:val="16"/>
          <w:szCs w:val="16"/>
        </w:rPr>
      </w:pPr>
    </w:p>
    <w:p w14:paraId="55057FF5" w14:textId="77777777" w:rsidR="007B7622" w:rsidRDefault="007B7622" w:rsidP="004655CF">
      <w:pPr>
        <w:pStyle w:val="BodyTextIndent"/>
        <w:spacing w:line="360" w:lineRule="auto"/>
        <w:rPr>
          <w:sz w:val="16"/>
          <w:szCs w:val="16"/>
        </w:rPr>
      </w:pPr>
    </w:p>
    <w:p w14:paraId="6CD546C5" w14:textId="77777777" w:rsidR="007B7622" w:rsidRDefault="007B7622" w:rsidP="004655CF">
      <w:pPr>
        <w:pStyle w:val="BodyTextIndent"/>
        <w:spacing w:line="360" w:lineRule="auto"/>
        <w:rPr>
          <w:sz w:val="16"/>
          <w:szCs w:val="16"/>
        </w:rPr>
      </w:pPr>
    </w:p>
    <w:p w14:paraId="6A68AABA" w14:textId="77777777" w:rsidR="007B7622" w:rsidRDefault="007B7622" w:rsidP="004655CF">
      <w:pPr>
        <w:pStyle w:val="BodyTextIndent"/>
        <w:spacing w:line="360" w:lineRule="auto"/>
        <w:rPr>
          <w:sz w:val="16"/>
          <w:szCs w:val="16"/>
        </w:rPr>
      </w:pPr>
    </w:p>
    <w:p w14:paraId="2ED33CE0" w14:textId="77777777" w:rsidR="007B7622" w:rsidRDefault="007B7622" w:rsidP="004655CF">
      <w:pPr>
        <w:pStyle w:val="BodyTextIndent"/>
        <w:spacing w:line="360" w:lineRule="auto"/>
        <w:rPr>
          <w:sz w:val="16"/>
          <w:szCs w:val="16"/>
        </w:rPr>
      </w:pPr>
    </w:p>
    <w:p w14:paraId="56D80EBC" w14:textId="77777777" w:rsidR="007B7622" w:rsidRDefault="007B7622" w:rsidP="004655CF">
      <w:pPr>
        <w:pStyle w:val="BodyTextIndent"/>
        <w:spacing w:line="360" w:lineRule="auto"/>
        <w:rPr>
          <w:sz w:val="16"/>
          <w:szCs w:val="16"/>
        </w:rPr>
      </w:pPr>
    </w:p>
    <w:p w14:paraId="339CBEF9" w14:textId="77777777" w:rsidR="007B7622" w:rsidRDefault="007B7622" w:rsidP="004655CF">
      <w:pPr>
        <w:pStyle w:val="BodyTextIndent"/>
        <w:spacing w:line="360" w:lineRule="auto"/>
        <w:rPr>
          <w:sz w:val="16"/>
          <w:szCs w:val="16"/>
        </w:rPr>
      </w:pPr>
    </w:p>
    <w:p w14:paraId="6FADDC3A" w14:textId="77777777" w:rsidR="007B7622" w:rsidRDefault="007B7622" w:rsidP="004655CF">
      <w:pPr>
        <w:pStyle w:val="BodyTextIndent"/>
        <w:spacing w:line="360" w:lineRule="auto"/>
        <w:rPr>
          <w:sz w:val="16"/>
          <w:szCs w:val="16"/>
        </w:rPr>
      </w:pPr>
    </w:p>
    <w:p w14:paraId="561E7B5A" w14:textId="77777777" w:rsidR="007B7622" w:rsidRDefault="007B7622" w:rsidP="004655CF">
      <w:pPr>
        <w:pStyle w:val="BodyTextIndent"/>
        <w:spacing w:line="360" w:lineRule="auto"/>
        <w:rPr>
          <w:sz w:val="16"/>
          <w:szCs w:val="16"/>
        </w:rPr>
      </w:pPr>
    </w:p>
    <w:p w14:paraId="42731094" w14:textId="77777777" w:rsidR="007B7622" w:rsidRDefault="007B7622" w:rsidP="004655CF">
      <w:pPr>
        <w:pStyle w:val="BodyTextIndent"/>
        <w:spacing w:line="360" w:lineRule="auto"/>
        <w:rPr>
          <w:sz w:val="16"/>
          <w:szCs w:val="16"/>
        </w:rPr>
      </w:pPr>
    </w:p>
    <w:p w14:paraId="363507D5" w14:textId="77777777" w:rsidR="007B7622" w:rsidRDefault="007B7622" w:rsidP="004655CF">
      <w:pPr>
        <w:pStyle w:val="BodyTextIndent"/>
        <w:spacing w:line="360" w:lineRule="auto"/>
        <w:rPr>
          <w:sz w:val="16"/>
          <w:szCs w:val="16"/>
        </w:rPr>
      </w:pPr>
    </w:p>
    <w:p w14:paraId="0A36F621" w14:textId="77777777" w:rsidR="007B7622" w:rsidRDefault="007B7622" w:rsidP="004655CF">
      <w:pPr>
        <w:pStyle w:val="BodyTextIndent"/>
        <w:spacing w:line="360" w:lineRule="auto"/>
        <w:rPr>
          <w:sz w:val="16"/>
          <w:szCs w:val="16"/>
        </w:rPr>
      </w:pPr>
    </w:p>
    <w:p w14:paraId="31800144" w14:textId="77777777" w:rsidR="007B7622" w:rsidRDefault="007B7622" w:rsidP="004655CF">
      <w:pPr>
        <w:pStyle w:val="BodyTextIndent"/>
        <w:spacing w:line="360" w:lineRule="auto"/>
        <w:rPr>
          <w:sz w:val="16"/>
          <w:szCs w:val="16"/>
        </w:rPr>
      </w:pPr>
    </w:p>
    <w:p w14:paraId="79F81FA6" w14:textId="77777777" w:rsidR="007B7622" w:rsidRDefault="007B7622" w:rsidP="004655CF">
      <w:pPr>
        <w:pStyle w:val="BodyTextIndent"/>
        <w:spacing w:line="360" w:lineRule="auto"/>
        <w:rPr>
          <w:sz w:val="16"/>
          <w:szCs w:val="16"/>
        </w:rPr>
      </w:pPr>
    </w:p>
    <w:p w14:paraId="2AF2C2AF" w14:textId="77777777" w:rsidR="007B7622" w:rsidRDefault="007B7622" w:rsidP="004655CF">
      <w:pPr>
        <w:pStyle w:val="BodyTextIndent"/>
        <w:spacing w:line="360" w:lineRule="auto"/>
        <w:rPr>
          <w:sz w:val="16"/>
          <w:szCs w:val="16"/>
        </w:rPr>
      </w:pPr>
    </w:p>
    <w:p w14:paraId="6FC2090E" w14:textId="77777777" w:rsidR="007B7622" w:rsidRDefault="007B7622" w:rsidP="004655CF">
      <w:pPr>
        <w:pStyle w:val="BodyTextIndent"/>
        <w:spacing w:line="360" w:lineRule="auto"/>
        <w:rPr>
          <w:sz w:val="16"/>
          <w:szCs w:val="16"/>
        </w:rPr>
      </w:pPr>
    </w:p>
    <w:p w14:paraId="62B2C0F0" w14:textId="77777777" w:rsidR="007B7622" w:rsidRDefault="007B7622" w:rsidP="004655CF">
      <w:pPr>
        <w:pStyle w:val="BodyTextIndent"/>
        <w:spacing w:line="360" w:lineRule="auto"/>
        <w:rPr>
          <w:sz w:val="16"/>
          <w:szCs w:val="16"/>
        </w:rPr>
      </w:pPr>
    </w:p>
    <w:p w14:paraId="73C5A13D" w14:textId="77777777" w:rsidR="007B7622" w:rsidRDefault="007B7622" w:rsidP="004655CF">
      <w:pPr>
        <w:pStyle w:val="BodyTextIndent"/>
        <w:spacing w:line="360" w:lineRule="auto"/>
        <w:rPr>
          <w:sz w:val="16"/>
          <w:szCs w:val="16"/>
        </w:rPr>
      </w:pPr>
    </w:p>
    <w:p w14:paraId="24D768F4" w14:textId="77777777" w:rsidR="007B7622" w:rsidRDefault="007B7622" w:rsidP="004655CF">
      <w:pPr>
        <w:pStyle w:val="BodyTextIndent"/>
        <w:spacing w:line="360" w:lineRule="auto"/>
        <w:rPr>
          <w:sz w:val="16"/>
          <w:szCs w:val="16"/>
        </w:rPr>
      </w:pPr>
    </w:p>
    <w:p w14:paraId="5B4D91AB" w14:textId="77777777" w:rsidR="007B7622" w:rsidRDefault="007B7622" w:rsidP="004655CF">
      <w:pPr>
        <w:pStyle w:val="BodyTextIndent"/>
        <w:spacing w:line="360" w:lineRule="auto"/>
        <w:rPr>
          <w:sz w:val="16"/>
          <w:szCs w:val="16"/>
        </w:rPr>
      </w:pPr>
    </w:p>
    <w:p w14:paraId="54CFD21A" w14:textId="77777777" w:rsidR="007B7622" w:rsidRDefault="007B7622" w:rsidP="004655CF">
      <w:pPr>
        <w:pStyle w:val="BodyTextIndent"/>
        <w:spacing w:line="360" w:lineRule="auto"/>
        <w:rPr>
          <w:sz w:val="16"/>
          <w:szCs w:val="16"/>
        </w:rPr>
      </w:pPr>
    </w:p>
    <w:p w14:paraId="219A31BA" w14:textId="77777777" w:rsidR="007B7622" w:rsidRDefault="007B7622" w:rsidP="004655CF">
      <w:pPr>
        <w:pStyle w:val="BodyTextIndent"/>
        <w:spacing w:line="360" w:lineRule="auto"/>
        <w:rPr>
          <w:sz w:val="16"/>
          <w:szCs w:val="16"/>
        </w:rPr>
      </w:pPr>
    </w:p>
    <w:p w14:paraId="46C173AF" w14:textId="77777777" w:rsidR="007B7622" w:rsidRDefault="007B7622" w:rsidP="004655CF">
      <w:pPr>
        <w:pStyle w:val="BodyTextIndent"/>
        <w:spacing w:line="360" w:lineRule="auto"/>
        <w:rPr>
          <w:sz w:val="16"/>
          <w:szCs w:val="16"/>
        </w:rPr>
      </w:pPr>
    </w:p>
    <w:p w14:paraId="742F8C0E" w14:textId="77777777" w:rsidR="007B7622" w:rsidRDefault="007B7622" w:rsidP="004655CF">
      <w:pPr>
        <w:pStyle w:val="BodyTextIndent"/>
        <w:spacing w:line="360" w:lineRule="auto"/>
        <w:rPr>
          <w:sz w:val="16"/>
          <w:szCs w:val="16"/>
        </w:rPr>
      </w:pPr>
    </w:p>
    <w:p w14:paraId="2208846E" w14:textId="77777777" w:rsidR="00ED75D8" w:rsidRDefault="00ED75D8" w:rsidP="004655CF">
      <w:pPr>
        <w:pStyle w:val="BodyTextIndent"/>
        <w:spacing w:line="360" w:lineRule="auto"/>
        <w:rPr>
          <w:sz w:val="16"/>
          <w:szCs w:val="16"/>
        </w:rPr>
      </w:pPr>
    </w:p>
    <w:p w14:paraId="1CFBD515" w14:textId="77777777" w:rsidR="003F0744" w:rsidRDefault="003F0744" w:rsidP="004655CF">
      <w:pPr>
        <w:pStyle w:val="BodyTextIndent"/>
        <w:spacing w:line="360" w:lineRule="auto"/>
        <w:rPr>
          <w:sz w:val="16"/>
          <w:szCs w:val="16"/>
        </w:rPr>
      </w:pPr>
    </w:p>
    <w:p w14:paraId="66E0C2FE" w14:textId="77777777" w:rsidR="003F0744" w:rsidRPr="0011105F" w:rsidRDefault="003F0744" w:rsidP="004655CF">
      <w:pPr>
        <w:pStyle w:val="BodyTextIndent"/>
        <w:spacing w:line="360" w:lineRule="auto"/>
        <w:rPr>
          <w:sz w:val="16"/>
          <w:szCs w:val="16"/>
        </w:rPr>
      </w:pPr>
    </w:p>
    <w:p w14:paraId="2EA61FC8" w14:textId="43BE9D43" w:rsidR="00C159B7" w:rsidRPr="0011105F" w:rsidRDefault="0043463D" w:rsidP="004655CF">
      <w:pPr>
        <w:pStyle w:val="BodyTextIndent"/>
        <w:spacing w:line="360" w:lineRule="auto"/>
        <w:rPr>
          <w:b/>
          <w:bCs/>
          <w:sz w:val="34"/>
          <w:szCs w:val="34"/>
          <w:u w:val="single"/>
        </w:rPr>
      </w:pPr>
      <w:r w:rsidRPr="00A7306E">
        <w:rPr>
          <w:b/>
          <w:bCs/>
          <w:sz w:val="34"/>
          <w:szCs w:val="34"/>
        </w:rPr>
        <w:t>6.</w:t>
      </w:r>
      <w:r w:rsidR="0011105F">
        <w:rPr>
          <w:b/>
          <w:bCs/>
          <w:sz w:val="34"/>
          <w:szCs w:val="34"/>
        </w:rPr>
        <w:t xml:space="preserve"> </w:t>
      </w:r>
      <w:r w:rsidRPr="00A7306E">
        <w:rPr>
          <w:b/>
          <w:bCs/>
          <w:sz w:val="34"/>
          <w:szCs w:val="34"/>
        </w:rPr>
        <w:t xml:space="preserve"> </w:t>
      </w:r>
      <w:r w:rsidRPr="0011105F">
        <w:rPr>
          <w:b/>
          <w:bCs/>
          <w:sz w:val="34"/>
          <w:szCs w:val="34"/>
          <w:u w:val="single"/>
        </w:rPr>
        <w:t>Implementation</w:t>
      </w:r>
    </w:p>
    <w:p w14:paraId="51CC8F4A" w14:textId="590C68B9" w:rsidR="0043463D" w:rsidRPr="00A7306E" w:rsidRDefault="0043463D" w:rsidP="004655CF">
      <w:pPr>
        <w:pStyle w:val="BodyTextIndent"/>
        <w:spacing w:line="360" w:lineRule="auto"/>
        <w:rPr>
          <w:b/>
          <w:bCs/>
        </w:rPr>
      </w:pPr>
      <w:r w:rsidRPr="00A7306E">
        <w:rPr>
          <w:b/>
          <w:bCs/>
        </w:rPr>
        <w:t>6.1. Overview</w:t>
      </w:r>
    </w:p>
    <w:p w14:paraId="2A34EC42" w14:textId="47420AC8" w:rsidR="0043463D" w:rsidRPr="006573B3" w:rsidRDefault="0043463D" w:rsidP="004655CF">
      <w:pPr>
        <w:pStyle w:val="BodyTextIndent"/>
        <w:spacing w:line="360" w:lineRule="auto"/>
        <w:rPr>
          <w:sz w:val="28"/>
          <w:szCs w:val="28"/>
        </w:rPr>
      </w:pPr>
      <w:r w:rsidRPr="006573B3">
        <w:rPr>
          <w:sz w:val="28"/>
          <w:szCs w:val="28"/>
        </w:rPr>
        <w:t xml:space="preserve">The system was implemented as a </w:t>
      </w:r>
      <w:proofErr w:type="spellStart"/>
      <w:r w:rsidRPr="006573B3">
        <w:rPr>
          <w:sz w:val="28"/>
          <w:szCs w:val="28"/>
        </w:rPr>
        <w:t>Jupyter</w:t>
      </w:r>
      <w:proofErr w:type="spellEnd"/>
      <w:r w:rsidRPr="006573B3">
        <w:rPr>
          <w:sz w:val="28"/>
          <w:szCs w:val="28"/>
        </w:rPr>
        <w:t xml:space="preserve"> Notebook-based pipeline using Python. The implementation follows a step-by-step approach where each cell corresponds to a specific stage of the pipeline. The code is structured to be readable, reproducible, and easy to extend.</w:t>
      </w:r>
    </w:p>
    <w:p w14:paraId="7D66D134" w14:textId="1450FE4A" w:rsidR="0043463D" w:rsidRPr="00A7306E" w:rsidRDefault="0043463D" w:rsidP="004655CF">
      <w:pPr>
        <w:pStyle w:val="BodyTextIndent"/>
        <w:spacing w:line="360" w:lineRule="auto"/>
        <w:rPr>
          <w:b/>
          <w:bCs/>
        </w:rPr>
      </w:pPr>
      <w:r w:rsidRPr="00A7306E">
        <w:rPr>
          <w:b/>
          <w:bCs/>
        </w:rPr>
        <w:t>6.2. Step 1 – Data Loading</w:t>
      </w:r>
    </w:p>
    <w:p w14:paraId="3EF1C766" w14:textId="3DC0266F" w:rsidR="0043463D" w:rsidRPr="006573B3" w:rsidRDefault="0043463D" w:rsidP="004655CF">
      <w:pPr>
        <w:pStyle w:val="BodyTextIndent"/>
        <w:spacing w:line="360" w:lineRule="auto"/>
        <w:rPr>
          <w:sz w:val="28"/>
          <w:szCs w:val="28"/>
        </w:rPr>
      </w:pPr>
      <w:r w:rsidRPr="006573B3">
        <w:rPr>
          <w:sz w:val="28"/>
          <w:szCs w:val="28"/>
        </w:rPr>
        <w:t xml:space="preserve">The dataset was loaded from a local CSV file into a Pandas </w:t>
      </w:r>
      <w:proofErr w:type="spellStart"/>
      <w:r w:rsidRPr="006573B3">
        <w:rPr>
          <w:sz w:val="28"/>
          <w:szCs w:val="28"/>
        </w:rPr>
        <w:t>DataFrame</w:t>
      </w:r>
      <w:proofErr w:type="spellEnd"/>
      <w:r w:rsidRPr="006573B3">
        <w:rPr>
          <w:sz w:val="28"/>
          <w:szCs w:val="28"/>
        </w:rPr>
        <w:t xml:space="preserve"> using the following code:</w:t>
      </w:r>
    </w:p>
    <w:p w14:paraId="5979436C" w14:textId="09ED1957" w:rsidR="0043463D" w:rsidRPr="0043463D" w:rsidRDefault="0043463D" w:rsidP="004655CF">
      <w:pPr>
        <w:pStyle w:val="BodyTextIndent"/>
        <w:spacing w:line="360" w:lineRule="auto"/>
      </w:pPr>
      <w:r>
        <w:rPr>
          <w:noProof/>
        </w:rPr>
        <w:drawing>
          <wp:inline distT="0" distB="0" distL="0" distR="0" wp14:anchorId="063E3445" wp14:editId="25F02CA2">
            <wp:extent cx="6641465" cy="637540"/>
            <wp:effectExtent l="0" t="0" r="6985" b="0"/>
            <wp:docPr id="1461136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1465" cy="637540"/>
                    </a:xfrm>
                    <a:prstGeom prst="rect">
                      <a:avLst/>
                    </a:prstGeom>
                    <a:noFill/>
                    <a:ln>
                      <a:noFill/>
                    </a:ln>
                  </pic:spPr>
                </pic:pic>
              </a:graphicData>
            </a:graphic>
          </wp:inline>
        </w:drawing>
      </w:r>
    </w:p>
    <w:p w14:paraId="25F57564" w14:textId="77777777" w:rsidR="0043463D" w:rsidRPr="006573B3" w:rsidRDefault="0043463D" w:rsidP="005A0E77">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 xml:space="preserve">A copy of the original dataset was preserved in </w:t>
      </w:r>
      <w:proofErr w:type="spellStart"/>
      <w:r w:rsidRPr="006573B3">
        <w:rPr>
          <w:rFonts w:ascii="Times New Roman" w:hAnsi="Times New Roman" w:cs="Times New Roman"/>
          <w:sz w:val="28"/>
          <w:szCs w:val="28"/>
        </w:rPr>
        <w:t>df_original</w:t>
      </w:r>
      <w:proofErr w:type="spellEnd"/>
      <w:r w:rsidRPr="006573B3">
        <w:rPr>
          <w:rFonts w:ascii="Times New Roman" w:hAnsi="Times New Roman" w:cs="Times New Roman"/>
          <w:sz w:val="28"/>
          <w:szCs w:val="28"/>
        </w:rPr>
        <w:t xml:space="preserve"> to allow comparison before and after preprocessing. The dataset contains </w:t>
      </w:r>
      <w:r w:rsidRPr="006573B3">
        <w:rPr>
          <w:rFonts w:ascii="Times New Roman" w:hAnsi="Times New Roman" w:cs="Times New Roman"/>
          <w:b/>
          <w:bCs/>
          <w:sz w:val="28"/>
          <w:szCs w:val="28"/>
        </w:rPr>
        <w:t>180,519 rows and 53 columns</w:t>
      </w:r>
      <w:r w:rsidRPr="006573B3">
        <w:rPr>
          <w:rFonts w:ascii="Times New Roman" w:hAnsi="Times New Roman" w:cs="Times New Roman"/>
          <w:sz w:val="28"/>
          <w:szCs w:val="28"/>
        </w:rPr>
        <w:t xml:space="preserve"> covering order details, customer information, product pricing, and shipping operations.</w:t>
      </w:r>
    </w:p>
    <w:p w14:paraId="54A5560B" w14:textId="77777777" w:rsidR="0043463D" w:rsidRPr="006573B3" w:rsidRDefault="0043463D" w:rsidP="005A0E77">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Initial exploration was performed using:</w:t>
      </w:r>
    </w:p>
    <w:p w14:paraId="31C2D66E" w14:textId="676D1EB7" w:rsidR="001702AD" w:rsidRPr="00903C0D" w:rsidRDefault="0043463D" w:rsidP="00903C0D">
      <w:pPr>
        <w:pStyle w:val="BodyTextIndent"/>
        <w:spacing w:line="360" w:lineRule="auto"/>
        <w:rPr>
          <w:noProof/>
        </w:rPr>
      </w:pPr>
      <w:r>
        <w:rPr>
          <w:noProof/>
        </w:rPr>
        <w:drawing>
          <wp:inline distT="0" distB="0" distL="0" distR="0" wp14:anchorId="0C9F05D4" wp14:editId="02E27467">
            <wp:extent cx="6641465" cy="421005"/>
            <wp:effectExtent l="0" t="0" r="6985" b="0"/>
            <wp:docPr id="1245703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1465" cy="421005"/>
                    </a:xfrm>
                    <a:prstGeom prst="rect">
                      <a:avLst/>
                    </a:prstGeom>
                    <a:noFill/>
                    <a:ln>
                      <a:noFill/>
                    </a:ln>
                  </pic:spPr>
                </pic:pic>
              </a:graphicData>
            </a:graphic>
          </wp:inline>
        </w:drawing>
      </w:r>
      <w:r>
        <w:rPr>
          <w:noProof/>
        </w:rPr>
        <w:drawing>
          <wp:inline distT="0" distB="0" distL="0" distR="0" wp14:anchorId="7B6888CA" wp14:editId="5EEEF38A">
            <wp:extent cx="6641465" cy="372745"/>
            <wp:effectExtent l="0" t="0" r="6985" b="8255"/>
            <wp:docPr id="1296147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1465" cy="372745"/>
                    </a:xfrm>
                    <a:prstGeom prst="rect">
                      <a:avLst/>
                    </a:prstGeom>
                    <a:noFill/>
                    <a:ln>
                      <a:noFill/>
                    </a:ln>
                  </pic:spPr>
                </pic:pic>
              </a:graphicData>
            </a:graphic>
          </wp:inline>
        </w:drawing>
      </w:r>
      <w:r>
        <w:rPr>
          <w:noProof/>
        </w:rPr>
        <w:drawing>
          <wp:inline distT="0" distB="0" distL="0" distR="0" wp14:anchorId="4C008D2C" wp14:editId="5D7384FB">
            <wp:extent cx="6641465" cy="421005"/>
            <wp:effectExtent l="0" t="0" r="6985" b="0"/>
            <wp:docPr id="150296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1465" cy="421005"/>
                    </a:xfrm>
                    <a:prstGeom prst="rect">
                      <a:avLst/>
                    </a:prstGeom>
                    <a:noFill/>
                    <a:ln>
                      <a:noFill/>
                    </a:ln>
                  </pic:spPr>
                </pic:pic>
              </a:graphicData>
            </a:graphic>
          </wp:inline>
        </w:drawing>
      </w:r>
    </w:p>
    <w:p w14:paraId="045078DF" w14:textId="5A729CE6" w:rsidR="001928C2" w:rsidRPr="00A7306E" w:rsidRDefault="0043463D" w:rsidP="005A0E77">
      <w:pPr>
        <w:spacing w:after="0" w:line="360" w:lineRule="auto"/>
        <w:ind w:left="57"/>
        <w:rPr>
          <w:rFonts w:ascii="Times New Roman" w:hAnsi="Times New Roman" w:cs="Times New Roman"/>
          <w:b/>
          <w:bCs/>
          <w:sz w:val="32"/>
          <w:szCs w:val="32"/>
        </w:rPr>
      </w:pPr>
      <w:r w:rsidRPr="00A7306E">
        <w:rPr>
          <w:rFonts w:ascii="Times New Roman" w:hAnsi="Times New Roman" w:cs="Times New Roman"/>
          <w:b/>
          <w:bCs/>
          <w:sz w:val="32"/>
          <w:szCs w:val="32"/>
        </w:rPr>
        <w:t>6.3. Step 2 – Data cleaning and preprocessing</w:t>
      </w:r>
    </w:p>
    <w:p w14:paraId="45DF4B06" w14:textId="77777777" w:rsidR="0043463D" w:rsidRPr="006573B3" w:rsidRDefault="0043463D" w:rsidP="005A0E77">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Data cleaning was performed in three stages:</w:t>
      </w:r>
    </w:p>
    <w:p w14:paraId="224E03F7" w14:textId="77777777" w:rsidR="0043463D" w:rsidRPr="006573B3" w:rsidRDefault="0043463D" w:rsidP="005A0E77">
      <w:pPr>
        <w:spacing w:after="120" w:line="360" w:lineRule="auto"/>
        <w:ind w:left="57"/>
        <w:rPr>
          <w:rFonts w:ascii="Times New Roman" w:hAnsi="Times New Roman" w:cs="Times New Roman"/>
          <w:sz w:val="28"/>
          <w:szCs w:val="28"/>
        </w:rPr>
      </w:pPr>
      <w:r w:rsidRPr="006573B3">
        <w:rPr>
          <w:rFonts w:ascii="Times New Roman" w:hAnsi="Times New Roman" w:cs="Times New Roman"/>
          <w:b/>
          <w:bCs/>
          <w:sz w:val="28"/>
          <w:szCs w:val="28"/>
        </w:rPr>
        <w:t>Missing Value Treatment:</w:t>
      </w:r>
    </w:p>
    <w:p w14:paraId="0774F21E" w14:textId="28757929" w:rsidR="0043463D" w:rsidRDefault="001702AD"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A66821F" wp14:editId="1C69F8AB">
            <wp:extent cx="6641465" cy="565785"/>
            <wp:effectExtent l="0" t="0" r="6985" b="5715"/>
            <wp:docPr id="1385535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1465" cy="565785"/>
                    </a:xfrm>
                    <a:prstGeom prst="rect">
                      <a:avLst/>
                    </a:prstGeom>
                    <a:noFill/>
                    <a:ln>
                      <a:noFill/>
                    </a:ln>
                  </pic:spPr>
                </pic:pic>
              </a:graphicData>
            </a:graphic>
          </wp:inline>
        </w:drawing>
      </w:r>
    </w:p>
    <w:p w14:paraId="14CA5E44" w14:textId="77777777" w:rsidR="001702AD" w:rsidRPr="006573B3" w:rsidRDefault="001702AD" w:rsidP="005A0E77">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 xml:space="preserve">Forward-fill was applied to propagate the last valid observation forward. Minor missing values were present in Customer </w:t>
      </w:r>
      <w:proofErr w:type="spellStart"/>
      <w:r w:rsidRPr="006573B3">
        <w:rPr>
          <w:rFonts w:ascii="Times New Roman" w:hAnsi="Times New Roman" w:cs="Times New Roman"/>
          <w:sz w:val="28"/>
          <w:szCs w:val="28"/>
        </w:rPr>
        <w:t>Lname</w:t>
      </w:r>
      <w:proofErr w:type="spellEnd"/>
      <w:r w:rsidRPr="006573B3">
        <w:rPr>
          <w:rFonts w:ascii="Times New Roman" w:hAnsi="Times New Roman" w:cs="Times New Roman"/>
          <w:sz w:val="28"/>
          <w:szCs w:val="28"/>
        </w:rPr>
        <w:t xml:space="preserve"> (8 missing) and Customer </w:t>
      </w:r>
      <w:proofErr w:type="spellStart"/>
      <w:r w:rsidRPr="006573B3">
        <w:rPr>
          <w:rFonts w:ascii="Times New Roman" w:hAnsi="Times New Roman" w:cs="Times New Roman"/>
          <w:sz w:val="28"/>
          <w:szCs w:val="28"/>
        </w:rPr>
        <w:t>Zipcode</w:t>
      </w:r>
      <w:proofErr w:type="spellEnd"/>
      <w:r w:rsidRPr="006573B3">
        <w:rPr>
          <w:rFonts w:ascii="Times New Roman" w:hAnsi="Times New Roman" w:cs="Times New Roman"/>
          <w:sz w:val="28"/>
          <w:szCs w:val="28"/>
        </w:rPr>
        <w:t xml:space="preserve"> (3 missing).</w:t>
      </w:r>
    </w:p>
    <w:p w14:paraId="328F200F" w14:textId="77777777" w:rsidR="001702AD" w:rsidRPr="006573B3" w:rsidRDefault="001702AD" w:rsidP="005A0E77">
      <w:pPr>
        <w:spacing w:after="120" w:line="360" w:lineRule="auto"/>
        <w:ind w:left="57"/>
        <w:rPr>
          <w:rFonts w:ascii="Times New Roman" w:hAnsi="Times New Roman" w:cs="Times New Roman"/>
          <w:b/>
          <w:bCs/>
          <w:sz w:val="28"/>
          <w:szCs w:val="28"/>
        </w:rPr>
      </w:pPr>
      <w:r w:rsidRPr="006573B3">
        <w:rPr>
          <w:rFonts w:ascii="Times New Roman" w:hAnsi="Times New Roman" w:cs="Times New Roman"/>
          <w:b/>
          <w:bCs/>
          <w:sz w:val="28"/>
          <w:szCs w:val="28"/>
        </w:rPr>
        <w:lastRenderedPageBreak/>
        <w:t>Duplicate Removal:</w:t>
      </w:r>
    </w:p>
    <w:p w14:paraId="7BA1CBB4" w14:textId="15360680" w:rsidR="001702AD" w:rsidRPr="001702AD" w:rsidRDefault="001702AD" w:rsidP="005A0E77">
      <w:pPr>
        <w:spacing w:after="0" w:line="360" w:lineRule="auto"/>
        <w:ind w:left="57"/>
        <w:rPr>
          <w:rFonts w:ascii="Times New Roman" w:hAnsi="Times New Roman" w:cs="Times New Roman"/>
          <w:sz w:val="32"/>
          <w:szCs w:val="32"/>
        </w:rPr>
      </w:pPr>
      <w:r>
        <w:rPr>
          <w:rFonts w:ascii="Times New Roman" w:hAnsi="Times New Roman" w:cs="Times New Roman"/>
          <w:b/>
          <w:bCs/>
          <w:noProof/>
          <w:sz w:val="32"/>
          <w:szCs w:val="32"/>
        </w:rPr>
        <w:drawing>
          <wp:inline distT="0" distB="0" distL="0" distR="0" wp14:anchorId="1602141E" wp14:editId="16033C89">
            <wp:extent cx="6641465" cy="300990"/>
            <wp:effectExtent l="0" t="0" r="6985" b="3810"/>
            <wp:docPr id="1117247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1465" cy="300990"/>
                    </a:xfrm>
                    <a:prstGeom prst="rect">
                      <a:avLst/>
                    </a:prstGeom>
                    <a:noFill/>
                    <a:ln>
                      <a:noFill/>
                    </a:ln>
                  </pic:spPr>
                </pic:pic>
              </a:graphicData>
            </a:graphic>
          </wp:inline>
        </w:drawing>
      </w:r>
    </w:p>
    <w:p w14:paraId="304CD41E" w14:textId="7B9E06A5" w:rsidR="00FF6DC1" w:rsidRDefault="001702AD" w:rsidP="00A7306E">
      <w:pPr>
        <w:spacing w:after="0" w:line="360" w:lineRule="auto"/>
        <w:ind w:left="57"/>
        <w:rPr>
          <w:rFonts w:ascii="Times New Roman" w:hAnsi="Times New Roman" w:cs="Times New Roman"/>
          <w:sz w:val="32"/>
          <w:szCs w:val="32"/>
        </w:rPr>
      </w:pPr>
      <w:r w:rsidRPr="006573B3">
        <w:rPr>
          <w:rFonts w:ascii="Times New Roman" w:hAnsi="Times New Roman" w:cs="Times New Roman"/>
          <w:b/>
          <w:bCs/>
          <w:sz w:val="28"/>
          <w:szCs w:val="28"/>
        </w:rPr>
        <w:t>Outlier Removal:</w:t>
      </w:r>
      <w:r w:rsidRPr="006573B3">
        <w:rPr>
          <w:rFonts w:ascii="Times New Roman" w:hAnsi="Times New Roman" w:cs="Times New Roman"/>
          <w:sz w:val="28"/>
          <w:szCs w:val="28"/>
        </w:rPr>
        <w:t xml:space="preserve"> The Sales column showed a long right tail in its distribution. Outliers were removed using a 3×IQR threshold:</w:t>
      </w:r>
    </w:p>
    <w:p w14:paraId="50DBB8AE" w14:textId="77777777" w:rsidR="00FF6DC1" w:rsidRPr="00FF6DC1" w:rsidRDefault="00FF6DC1" w:rsidP="005A0E77">
      <w:pPr>
        <w:spacing w:after="0" w:line="360" w:lineRule="auto"/>
        <w:ind w:left="57"/>
        <w:rPr>
          <w:rFonts w:ascii="Times New Roman" w:hAnsi="Times New Roman" w:cs="Times New Roman"/>
          <w:sz w:val="8"/>
          <w:szCs w:val="8"/>
        </w:rPr>
      </w:pPr>
    </w:p>
    <w:p w14:paraId="3590E127" w14:textId="6A1E6224" w:rsidR="001702AD" w:rsidRDefault="001702AD"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D863DF4" wp14:editId="431A7C46">
            <wp:extent cx="6641465" cy="1227455"/>
            <wp:effectExtent l="0" t="0" r="6985" b="0"/>
            <wp:docPr id="755400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1465" cy="1227455"/>
                    </a:xfrm>
                    <a:prstGeom prst="rect">
                      <a:avLst/>
                    </a:prstGeom>
                    <a:noFill/>
                    <a:ln>
                      <a:noFill/>
                    </a:ln>
                  </pic:spPr>
                </pic:pic>
              </a:graphicData>
            </a:graphic>
          </wp:inline>
        </w:drawing>
      </w:r>
    </w:p>
    <w:p w14:paraId="6B8D9054" w14:textId="77777777" w:rsidR="001702AD" w:rsidRPr="006573B3" w:rsidRDefault="001702AD" w:rsidP="005A0E77">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A 3×IQR threshold was chosen over the standard 1.5×IQR to retain legitimate high-value bulk orders that would otherwise be incorrectly flagged as outliers.</w:t>
      </w:r>
    </w:p>
    <w:p w14:paraId="0316A0FE" w14:textId="77777777" w:rsidR="002D3215" w:rsidRDefault="002D3215" w:rsidP="005A0E77">
      <w:pPr>
        <w:spacing w:after="0" w:line="360" w:lineRule="auto"/>
        <w:ind w:left="57"/>
        <w:rPr>
          <w:rFonts w:ascii="Times New Roman" w:hAnsi="Times New Roman" w:cs="Times New Roman"/>
          <w:b/>
          <w:bCs/>
          <w:sz w:val="28"/>
          <w:szCs w:val="28"/>
        </w:rPr>
      </w:pPr>
      <w:r w:rsidRPr="002D3215">
        <w:rPr>
          <w:rFonts w:ascii="Times New Roman" w:hAnsi="Times New Roman" w:cs="Times New Roman"/>
          <w:b/>
          <w:bCs/>
          <w:sz w:val="28"/>
          <w:szCs w:val="28"/>
        </w:rPr>
        <w:t>Result</w:t>
      </w:r>
      <w:r w:rsidRPr="002D3215">
        <w:rPr>
          <w:rFonts w:ascii="Times New Roman" w:hAnsi="Times New Roman" w:cs="Times New Roman"/>
          <w:sz w:val="28"/>
          <w:szCs w:val="28"/>
        </w:rPr>
        <w:t>: Dataset reduced from 180,519 rows to 180,052 rows after outlier removal.</w:t>
      </w:r>
    </w:p>
    <w:p w14:paraId="02B960E9" w14:textId="73183783" w:rsidR="001702AD" w:rsidRPr="00A7306E" w:rsidRDefault="001702AD" w:rsidP="005A0E77">
      <w:pPr>
        <w:spacing w:after="0" w:line="360" w:lineRule="auto"/>
        <w:ind w:left="57"/>
        <w:rPr>
          <w:rFonts w:ascii="Times New Roman" w:hAnsi="Times New Roman" w:cs="Times New Roman"/>
          <w:b/>
          <w:bCs/>
          <w:sz w:val="32"/>
          <w:szCs w:val="32"/>
        </w:rPr>
      </w:pPr>
      <w:r w:rsidRPr="00A7306E">
        <w:rPr>
          <w:rFonts w:ascii="Times New Roman" w:hAnsi="Times New Roman" w:cs="Times New Roman"/>
          <w:b/>
          <w:bCs/>
          <w:sz w:val="32"/>
          <w:szCs w:val="32"/>
        </w:rPr>
        <w:t>6.4. Step 3 – Feature engineering</w:t>
      </w:r>
    </w:p>
    <w:p w14:paraId="0B7FF9F9" w14:textId="3ADFAB2E" w:rsidR="001702AD" w:rsidRPr="006573B3" w:rsidRDefault="001702AD" w:rsidP="005A0E77">
      <w:pPr>
        <w:pStyle w:val="BodyTextIndent"/>
        <w:spacing w:line="360" w:lineRule="auto"/>
        <w:rPr>
          <w:sz w:val="28"/>
          <w:szCs w:val="28"/>
        </w:rPr>
      </w:pPr>
      <w:r w:rsidRPr="006573B3">
        <w:rPr>
          <w:sz w:val="28"/>
          <w:szCs w:val="28"/>
        </w:rPr>
        <w:t>Six new features were derived from existing columns to capture business-relevant patterns:</w:t>
      </w:r>
    </w:p>
    <w:p w14:paraId="1DDE7D27" w14:textId="64874878" w:rsidR="001702AD" w:rsidRDefault="001702AD"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9990625" wp14:editId="776B256A">
            <wp:extent cx="6641465" cy="2394585"/>
            <wp:effectExtent l="0" t="0" r="6985" b="5715"/>
            <wp:docPr id="1104054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1465" cy="2394585"/>
                    </a:xfrm>
                    <a:prstGeom prst="rect">
                      <a:avLst/>
                    </a:prstGeom>
                    <a:noFill/>
                    <a:ln>
                      <a:noFill/>
                    </a:ln>
                  </pic:spPr>
                </pic:pic>
              </a:graphicData>
            </a:graphic>
          </wp:inline>
        </w:drawing>
      </w:r>
    </w:p>
    <w:p w14:paraId="126D790C" w14:textId="25F41060" w:rsidR="001702AD" w:rsidRPr="006573B3" w:rsidRDefault="001702AD" w:rsidP="005A0E77">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Shipping Mode was one-hot encoded to convert it into numerical format:</w:t>
      </w:r>
    </w:p>
    <w:p w14:paraId="1B6182AC" w14:textId="1659E805" w:rsidR="001702AD" w:rsidRDefault="005A0E77"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472D348" wp14:editId="47F4D345">
            <wp:extent cx="6641465" cy="421005"/>
            <wp:effectExtent l="0" t="0" r="6985" b="0"/>
            <wp:docPr id="1694060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1465" cy="421005"/>
                    </a:xfrm>
                    <a:prstGeom prst="rect">
                      <a:avLst/>
                    </a:prstGeom>
                    <a:noFill/>
                    <a:ln>
                      <a:noFill/>
                    </a:ln>
                  </pic:spPr>
                </pic:pic>
              </a:graphicData>
            </a:graphic>
          </wp:inline>
        </w:drawing>
      </w:r>
    </w:p>
    <w:p w14:paraId="72004885" w14:textId="455C1FE5" w:rsidR="005A0E77" w:rsidRPr="006573B3" w:rsidRDefault="005A0E77" w:rsidP="005A0E77">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Irrelevant identifier columns were dropped to reduce noise:</w:t>
      </w:r>
    </w:p>
    <w:p w14:paraId="3DA1F407" w14:textId="77777777" w:rsidR="00FF6DC1" w:rsidRDefault="00FF6DC1" w:rsidP="005A0E77">
      <w:pPr>
        <w:spacing w:after="0" w:line="360" w:lineRule="auto"/>
        <w:ind w:left="57"/>
        <w:rPr>
          <w:rFonts w:ascii="Times New Roman" w:hAnsi="Times New Roman" w:cs="Times New Roman"/>
          <w:sz w:val="32"/>
          <w:szCs w:val="32"/>
        </w:rPr>
      </w:pPr>
    </w:p>
    <w:p w14:paraId="7C555BE7" w14:textId="77777777" w:rsidR="00FF6DC1" w:rsidRDefault="00FF6DC1" w:rsidP="00AB001A">
      <w:pPr>
        <w:spacing w:after="0" w:line="360" w:lineRule="auto"/>
        <w:rPr>
          <w:rFonts w:ascii="Times New Roman" w:hAnsi="Times New Roman" w:cs="Times New Roman"/>
          <w:sz w:val="32"/>
          <w:szCs w:val="32"/>
        </w:rPr>
      </w:pPr>
    </w:p>
    <w:p w14:paraId="11761915" w14:textId="77777777" w:rsidR="00FF6DC1" w:rsidRPr="00FF6DC1" w:rsidRDefault="00FF6DC1" w:rsidP="005A0E77">
      <w:pPr>
        <w:spacing w:after="0" w:line="360" w:lineRule="auto"/>
        <w:ind w:left="57"/>
        <w:rPr>
          <w:rFonts w:ascii="Times New Roman" w:hAnsi="Times New Roman" w:cs="Times New Roman"/>
          <w:sz w:val="6"/>
          <w:szCs w:val="6"/>
        </w:rPr>
      </w:pPr>
    </w:p>
    <w:p w14:paraId="146F5A2D" w14:textId="757566E2" w:rsidR="005A0E77" w:rsidRDefault="005A0E77"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6874153" wp14:editId="5473B1B6">
            <wp:extent cx="6641465" cy="1491615"/>
            <wp:effectExtent l="0" t="0" r="6985" b="0"/>
            <wp:docPr id="21027125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1465" cy="1491615"/>
                    </a:xfrm>
                    <a:prstGeom prst="rect">
                      <a:avLst/>
                    </a:prstGeom>
                    <a:noFill/>
                    <a:ln>
                      <a:noFill/>
                    </a:ln>
                  </pic:spPr>
                </pic:pic>
              </a:graphicData>
            </a:graphic>
          </wp:inline>
        </w:drawing>
      </w:r>
    </w:p>
    <w:p w14:paraId="4BE97ADA" w14:textId="607D0C84" w:rsidR="005A0E77" w:rsidRPr="00426A9C" w:rsidRDefault="005A0E77" w:rsidP="005A0E77">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6.5. Step 4 – Feature Selection and train-test-split</w:t>
      </w:r>
    </w:p>
    <w:p w14:paraId="5685DFF3" w14:textId="32B228D1" w:rsidR="005A0E77" w:rsidRPr="006573B3" w:rsidRDefault="005A0E77" w:rsidP="005A0E77">
      <w:pPr>
        <w:pStyle w:val="BodyTextIndent"/>
        <w:spacing w:line="360" w:lineRule="auto"/>
        <w:rPr>
          <w:sz w:val="28"/>
          <w:szCs w:val="28"/>
        </w:rPr>
      </w:pPr>
      <w:r w:rsidRPr="006573B3">
        <w:rPr>
          <w:sz w:val="28"/>
          <w:szCs w:val="28"/>
        </w:rPr>
        <w:t>Six features were selected for model training based on domain relevance and correlation analysis:</w:t>
      </w:r>
    </w:p>
    <w:p w14:paraId="65BF09EA" w14:textId="2BC0C422" w:rsidR="005A0E77" w:rsidRDefault="005A0E77"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9F9B6BF" wp14:editId="59018E66">
            <wp:extent cx="6641465" cy="2129790"/>
            <wp:effectExtent l="0" t="0" r="6985" b="3810"/>
            <wp:docPr id="1157789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1465" cy="2129790"/>
                    </a:xfrm>
                    <a:prstGeom prst="rect">
                      <a:avLst/>
                    </a:prstGeom>
                    <a:noFill/>
                    <a:ln>
                      <a:noFill/>
                    </a:ln>
                  </pic:spPr>
                </pic:pic>
              </a:graphicData>
            </a:graphic>
          </wp:inline>
        </w:drawing>
      </w:r>
    </w:p>
    <w:p w14:paraId="01C3D547" w14:textId="6C44D9EA" w:rsidR="005A0E77" w:rsidRPr="006573B3" w:rsidRDefault="005A0E77" w:rsidP="005A0E77">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Correlation between features and the target variable was checked:</w:t>
      </w:r>
    </w:p>
    <w:p w14:paraId="30C6327F" w14:textId="65BA3686" w:rsidR="005A0E77" w:rsidRDefault="005A0E77"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7249960" wp14:editId="7A994A09">
            <wp:extent cx="6641465" cy="637540"/>
            <wp:effectExtent l="0" t="0" r="6985" b="0"/>
            <wp:docPr id="722517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1465" cy="637540"/>
                    </a:xfrm>
                    <a:prstGeom prst="rect">
                      <a:avLst/>
                    </a:prstGeom>
                    <a:noFill/>
                    <a:ln>
                      <a:noFill/>
                    </a:ln>
                  </pic:spPr>
                </pic:pic>
              </a:graphicData>
            </a:graphic>
          </wp:inline>
        </w:drawing>
      </w:r>
    </w:p>
    <w:p w14:paraId="169BA979" w14:textId="6493FEB9" w:rsidR="005A0E77" w:rsidRPr="006573B3" w:rsidRDefault="005A0E77" w:rsidP="005A0E77">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The dataset was split into training and testing sets:</w:t>
      </w:r>
    </w:p>
    <w:p w14:paraId="23F004E5" w14:textId="17676F74" w:rsidR="005A0E77" w:rsidRDefault="005A0E77"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F6D186F" wp14:editId="03F98B73">
            <wp:extent cx="6641465" cy="384810"/>
            <wp:effectExtent l="0" t="0" r="6985" b="0"/>
            <wp:docPr id="4377745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1465" cy="384810"/>
                    </a:xfrm>
                    <a:prstGeom prst="rect">
                      <a:avLst/>
                    </a:prstGeom>
                    <a:noFill/>
                    <a:ln>
                      <a:noFill/>
                    </a:ln>
                  </pic:spPr>
                </pic:pic>
              </a:graphicData>
            </a:graphic>
          </wp:inline>
        </w:drawing>
      </w:r>
    </w:p>
    <w:p w14:paraId="39AD2E31" w14:textId="26FF2D69" w:rsidR="005A0E77" w:rsidRPr="00426A9C" w:rsidRDefault="005A0E77" w:rsidP="005A0E77">
      <w:pPr>
        <w:spacing w:before="120"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6.6. Step 5 – Model training</w:t>
      </w:r>
    </w:p>
    <w:p w14:paraId="795934F1" w14:textId="659C892B" w:rsidR="00FF6DC1" w:rsidRPr="00AB001A" w:rsidRDefault="005A0E77" w:rsidP="00AB001A">
      <w:pPr>
        <w:pStyle w:val="BodyTextIndent"/>
        <w:spacing w:line="360" w:lineRule="auto"/>
        <w:rPr>
          <w:sz w:val="28"/>
          <w:szCs w:val="28"/>
        </w:rPr>
      </w:pPr>
      <w:r w:rsidRPr="006573B3">
        <w:rPr>
          <w:sz w:val="28"/>
          <w:szCs w:val="28"/>
        </w:rPr>
        <w:t>Linear Regression (Baseline):</w:t>
      </w:r>
    </w:p>
    <w:p w14:paraId="6AACB996" w14:textId="707DD40D" w:rsidR="005A0E77" w:rsidRDefault="005A0E77"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8DAF0F6" wp14:editId="0F3E983A">
            <wp:extent cx="6641465" cy="1191260"/>
            <wp:effectExtent l="0" t="0" r="0" b="8255"/>
            <wp:docPr id="877380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1465" cy="1191260"/>
                    </a:xfrm>
                    <a:prstGeom prst="rect">
                      <a:avLst/>
                    </a:prstGeom>
                    <a:noFill/>
                    <a:ln>
                      <a:noFill/>
                    </a:ln>
                  </pic:spPr>
                </pic:pic>
              </a:graphicData>
            </a:graphic>
          </wp:inline>
        </w:drawing>
      </w:r>
    </w:p>
    <w:p w14:paraId="27AF08FB" w14:textId="0C87F358" w:rsidR="005A0E77" w:rsidRPr="006573B3" w:rsidRDefault="005A0E77" w:rsidP="005A0E77">
      <w:pPr>
        <w:pStyle w:val="BodyTextIndent"/>
        <w:spacing w:line="360" w:lineRule="auto"/>
        <w:rPr>
          <w:sz w:val="28"/>
          <w:szCs w:val="28"/>
        </w:rPr>
      </w:pPr>
      <w:r w:rsidRPr="006573B3">
        <w:rPr>
          <w:sz w:val="28"/>
          <w:szCs w:val="28"/>
        </w:rPr>
        <w:lastRenderedPageBreak/>
        <w:t>Random Forest Regressor:</w:t>
      </w:r>
    </w:p>
    <w:p w14:paraId="3EDB248B" w14:textId="646823C6" w:rsidR="005A0E77" w:rsidRDefault="005A0E77"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37C1700" wp14:editId="5694B2E9">
            <wp:extent cx="6641465" cy="1032387"/>
            <wp:effectExtent l="0" t="0" r="0" b="0"/>
            <wp:docPr id="5149556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58154" cy="1034981"/>
                    </a:xfrm>
                    <a:prstGeom prst="rect">
                      <a:avLst/>
                    </a:prstGeom>
                    <a:noFill/>
                    <a:ln>
                      <a:noFill/>
                    </a:ln>
                  </pic:spPr>
                </pic:pic>
              </a:graphicData>
            </a:graphic>
          </wp:inline>
        </w:drawing>
      </w:r>
    </w:p>
    <w:p w14:paraId="7586A93C" w14:textId="3AD88727" w:rsidR="00542C20" w:rsidRPr="00542C20" w:rsidRDefault="005A0E77" w:rsidP="00542C20">
      <w:pPr>
        <w:pStyle w:val="BodyTextIndent"/>
        <w:spacing w:line="360" w:lineRule="auto"/>
        <w:rPr>
          <w:sz w:val="28"/>
          <w:szCs w:val="28"/>
        </w:rPr>
      </w:pPr>
      <w:proofErr w:type="spellStart"/>
      <w:r w:rsidRPr="006573B3">
        <w:rPr>
          <w:sz w:val="28"/>
          <w:szCs w:val="28"/>
        </w:rPr>
        <w:t>XGBoost</w:t>
      </w:r>
      <w:proofErr w:type="spellEnd"/>
      <w:r w:rsidRPr="006573B3">
        <w:rPr>
          <w:sz w:val="28"/>
          <w:szCs w:val="28"/>
        </w:rPr>
        <w:t xml:space="preserve"> with Hyperparameter Tuning:</w:t>
      </w:r>
    </w:p>
    <w:p w14:paraId="48F1A66E" w14:textId="5701A793" w:rsidR="005A0E77" w:rsidRDefault="005A0E77"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DD19D97" wp14:editId="524055FD">
            <wp:extent cx="6616413" cy="1784205"/>
            <wp:effectExtent l="0" t="0" r="0" b="6985"/>
            <wp:docPr id="3646393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a:extLst>
                        <a:ext uri="{28A0092B-C50C-407E-A947-70E740481C1C}">
                          <a14:useLocalDpi xmlns:a14="http://schemas.microsoft.com/office/drawing/2010/main" val="0"/>
                        </a:ext>
                      </a:extLst>
                    </a:blip>
                    <a:srcRect r="12719"/>
                    <a:stretch>
                      <a:fillRect/>
                    </a:stretch>
                  </pic:blipFill>
                  <pic:spPr bwMode="auto">
                    <a:xfrm>
                      <a:off x="0" y="0"/>
                      <a:ext cx="6645910" cy="1792159"/>
                    </a:xfrm>
                    <a:prstGeom prst="rect">
                      <a:avLst/>
                    </a:prstGeom>
                    <a:noFill/>
                    <a:ln>
                      <a:noFill/>
                    </a:ln>
                    <a:extLst>
                      <a:ext uri="{53640926-AAD7-44D8-BBD7-CCE9431645EC}">
                        <a14:shadowObscured xmlns:a14="http://schemas.microsoft.com/office/drawing/2010/main"/>
                      </a:ext>
                    </a:extLst>
                  </pic:spPr>
                </pic:pic>
              </a:graphicData>
            </a:graphic>
          </wp:inline>
        </w:drawing>
      </w:r>
    </w:p>
    <w:p w14:paraId="102B49AD" w14:textId="7843B450" w:rsidR="005A0E77" w:rsidRPr="006573B3" w:rsidRDefault="005A0E77" w:rsidP="005A0E77">
      <w:pPr>
        <w:pStyle w:val="BodyTextIndent"/>
        <w:spacing w:line="360" w:lineRule="auto"/>
        <w:rPr>
          <w:sz w:val="28"/>
          <w:szCs w:val="28"/>
        </w:rPr>
      </w:pPr>
      <w:r w:rsidRPr="006573B3">
        <w:rPr>
          <w:sz w:val="28"/>
          <w:szCs w:val="28"/>
        </w:rPr>
        <w:t xml:space="preserve">5-fold cross-validation was also performed on </w:t>
      </w:r>
      <w:proofErr w:type="spellStart"/>
      <w:r w:rsidRPr="006573B3">
        <w:rPr>
          <w:sz w:val="28"/>
          <w:szCs w:val="28"/>
        </w:rPr>
        <w:t>XGBoost</w:t>
      </w:r>
      <w:proofErr w:type="spellEnd"/>
      <w:r w:rsidRPr="006573B3">
        <w:rPr>
          <w:sz w:val="28"/>
          <w:szCs w:val="28"/>
        </w:rPr>
        <w:t xml:space="preserve"> to verify stability:</w:t>
      </w:r>
    </w:p>
    <w:p w14:paraId="22EED611" w14:textId="08C6E26A" w:rsidR="005A0E77" w:rsidRDefault="005A0E77" w:rsidP="00D90465">
      <w:pPr>
        <w:spacing w:before="120" w:after="0" w:line="360" w:lineRule="auto"/>
        <w:ind w:left="57"/>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2827343" wp14:editId="2EF268D9">
            <wp:extent cx="6558445" cy="869315"/>
            <wp:effectExtent l="0" t="0" r="0" b="6985"/>
            <wp:docPr id="12621736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5">
                      <a:extLst>
                        <a:ext uri="{28A0092B-C50C-407E-A947-70E740481C1C}">
                          <a14:useLocalDpi xmlns:a14="http://schemas.microsoft.com/office/drawing/2010/main" val="0"/>
                        </a:ext>
                      </a:extLst>
                    </a:blip>
                    <a:srcRect r="30001"/>
                    <a:stretch>
                      <a:fillRect/>
                    </a:stretch>
                  </pic:blipFill>
                  <pic:spPr bwMode="auto">
                    <a:xfrm>
                      <a:off x="0" y="0"/>
                      <a:ext cx="6694987" cy="887414"/>
                    </a:xfrm>
                    <a:prstGeom prst="rect">
                      <a:avLst/>
                    </a:prstGeom>
                    <a:noFill/>
                    <a:ln>
                      <a:noFill/>
                    </a:ln>
                    <a:extLst>
                      <a:ext uri="{53640926-AAD7-44D8-BBD7-CCE9431645EC}">
                        <a14:shadowObscured xmlns:a14="http://schemas.microsoft.com/office/drawing/2010/main"/>
                      </a:ext>
                    </a:extLst>
                  </pic:spPr>
                </pic:pic>
              </a:graphicData>
            </a:graphic>
          </wp:inline>
        </w:drawing>
      </w:r>
    </w:p>
    <w:p w14:paraId="0377F580" w14:textId="254B6449" w:rsidR="005A0E77" w:rsidRPr="00426A9C" w:rsidRDefault="005A0E77" w:rsidP="005A0E77">
      <w:pPr>
        <w:spacing w:before="120"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 xml:space="preserve">6.7. Step 6 – </w:t>
      </w:r>
      <w:r w:rsidR="00EA19F6">
        <w:rPr>
          <w:rFonts w:ascii="Times New Roman" w:hAnsi="Times New Roman" w:cs="Times New Roman"/>
          <w:b/>
          <w:bCs/>
          <w:sz w:val="32"/>
          <w:szCs w:val="32"/>
        </w:rPr>
        <w:t>Prediction and</w:t>
      </w:r>
      <w:r w:rsidRPr="00426A9C">
        <w:rPr>
          <w:rFonts w:ascii="Times New Roman" w:hAnsi="Times New Roman" w:cs="Times New Roman"/>
          <w:b/>
          <w:bCs/>
          <w:sz w:val="32"/>
          <w:szCs w:val="32"/>
        </w:rPr>
        <w:t xml:space="preserve"> evaluation</w:t>
      </w:r>
    </w:p>
    <w:p w14:paraId="08BD3FEE" w14:textId="17841A7C" w:rsidR="005A0E77" w:rsidRPr="006573B3" w:rsidRDefault="005A0E77" w:rsidP="005A0E77">
      <w:pPr>
        <w:pStyle w:val="BodyTextIndent"/>
        <w:spacing w:line="360" w:lineRule="auto"/>
        <w:rPr>
          <w:sz w:val="28"/>
          <w:szCs w:val="28"/>
        </w:rPr>
      </w:pPr>
      <w:r w:rsidRPr="006573B3">
        <w:rPr>
          <w:sz w:val="28"/>
          <w:szCs w:val="28"/>
        </w:rPr>
        <w:t xml:space="preserve">Final predictions were generated using the best </w:t>
      </w:r>
      <w:proofErr w:type="spellStart"/>
      <w:r w:rsidRPr="006573B3">
        <w:rPr>
          <w:sz w:val="28"/>
          <w:szCs w:val="28"/>
        </w:rPr>
        <w:t>XGBoost</w:t>
      </w:r>
      <w:proofErr w:type="spellEnd"/>
      <w:r w:rsidRPr="006573B3">
        <w:rPr>
          <w:sz w:val="28"/>
          <w:szCs w:val="28"/>
        </w:rPr>
        <w:t xml:space="preserve"> model:</w:t>
      </w:r>
    </w:p>
    <w:p w14:paraId="3EE450B6" w14:textId="56B647B0" w:rsidR="005A0E77" w:rsidRDefault="00FF6DC1" w:rsidP="005A0E7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4C1E6FE" wp14:editId="6DA464A7">
            <wp:extent cx="6641465" cy="1094740"/>
            <wp:effectExtent l="0" t="0" r="6985" b="0"/>
            <wp:docPr id="828235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1465" cy="1094740"/>
                    </a:xfrm>
                    <a:prstGeom prst="rect">
                      <a:avLst/>
                    </a:prstGeom>
                    <a:noFill/>
                    <a:ln>
                      <a:noFill/>
                    </a:ln>
                  </pic:spPr>
                </pic:pic>
              </a:graphicData>
            </a:graphic>
          </wp:inline>
        </w:drawing>
      </w:r>
    </w:p>
    <w:p w14:paraId="74295D70" w14:textId="71F2745E" w:rsidR="007B7622" w:rsidRPr="00542C20" w:rsidRDefault="00FF6DC1" w:rsidP="007B7622">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All three models were compared in a structured results table:</w:t>
      </w:r>
    </w:p>
    <w:p w14:paraId="55A53A2B" w14:textId="67309748" w:rsidR="00FF6DC1" w:rsidRDefault="00FF6DC1" w:rsidP="000328E2">
      <w:pPr>
        <w:spacing w:after="0" w:line="360" w:lineRule="auto"/>
        <w:ind w:left="57"/>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0FA8A704" wp14:editId="3ABBC62E">
            <wp:extent cx="6379800" cy="2182368"/>
            <wp:effectExtent l="0" t="0" r="2540" b="8890"/>
            <wp:docPr id="18186837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7">
                      <a:extLst>
                        <a:ext uri="{28A0092B-C50C-407E-A947-70E740481C1C}">
                          <a14:useLocalDpi xmlns:a14="http://schemas.microsoft.com/office/drawing/2010/main" val="0"/>
                        </a:ext>
                      </a:extLst>
                    </a:blip>
                    <a:srcRect r="15910"/>
                    <a:stretch>
                      <a:fillRect/>
                    </a:stretch>
                  </pic:blipFill>
                  <pic:spPr bwMode="auto">
                    <a:xfrm>
                      <a:off x="0" y="0"/>
                      <a:ext cx="6663544" cy="2279430"/>
                    </a:xfrm>
                    <a:prstGeom prst="rect">
                      <a:avLst/>
                    </a:prstGeom>
                    <a:noFill/>
                    <a:ln>
                      <a:noFill/>
                    </a:ln>
                    <a:extLst>
                      <a:ext uri="{53640926-AAD7-44D8-BBD7-CCE9431645EC}">
                        <a14:shadowObscured xmlns:a14="http://schemas.microsoft.com/office/drawing/2010/main"/>
                      </a:ext>
                    </a:extLst>
                  </pic:spPr>
                </pic:pic>
              </a:graphicData>
            </a:graphic>
          </wp:inline>
        </w:drawing>
      </w:r>
    </w:p>
    <w:p w14:paraId="57B460C4" w14:textId="4F27687F" w:rsidR="00FF6DC1" w:rsidRDefault="00095644" w:rsidP="005A0E77">
      <w:pPr>
        <w:spacing w:after="0" w:line="360" w:lineRule="auto"/>
        <w:ind w:left="57"/>
        <w:rPr>
          <w:rFonts w:ascii="Times New Roman" w:hAnsi="Times New Roman" w:cs="Times New Roman"/>
          <w:sz w:val="32"/>
          <w:szCs w:val="32"/>
        </w:rPr>
      </w:pPr>
      <w:proofErr w:type="spellStart"/>
      <w:r w:rsidRPr="006573B3">
        <w:rPr>
          <w:rFonts w:ascii="Times New Roman" w:hAnsi="Times New Roman" w:cs="Times New Roman"/>
          <w:sz w:val="28"/>
          <w:szCs w:val="28"/>
        </w:rPr>
        <w:t>XGBoost</w:t>
      </w:r>
      <w:proofErr w:type="spellEnd"/>
      <w:r w:rsidRPr="006573B3">
        <w:rPr>
          <w:rFonts w:ascii="Times New Roman" w:hAnsi="Times New Roman" w:cs="Times New Roman"/>
          <w:sz w:val="28"/>
          <w:szCs w:val="28"/>
        </w:rPr>
        <w:t xml:space="preserve"> achieved an R² score of </w:t>
      </w:r>
      <w:r w:rsidRPr="006573B3">
        <w:rPr>
          <w:rFonts w:ascii="Times New Roman" w:hAnsi="Times New Roman" w:cs="Times New Roman"/>
          <w:b/>
          <w:bCs/>
          <w:sz w:val="28"/>
          <w:szCs w:val="28"/>
        </w:rPr>
        <w:t>0.8233</w:t>
      </w:r>
      <w:r w:rsidRPr="006573B3">
        <w:rPr>
          <w:rFonts w:ascii="Times New Roman" w:hAnsi="Times New Roman" w:cs="Times New Roman"/>
          <w:sz w:val="28"/>
          <w:szCs w:val="28"/>
        </w:rPr>
        <w:t xml:space="preserve"> and an MAE of </w:t>
      </w:r>
      <w:r w:rsidRPr="006573B3">
        <w:rPr>
          <w:rFonts w:ascii="Times New Roman" w:hAnsi="Times New Roman" w:cs="Times New Roman"/>
          <w:b/>
          <w:bCs/>
          <w:sz w:val="28"/>
          <w:szCs w:val="28"/>
        </w:rPr>
        <w:t>28.57</w:t>
      </w:r>
      <w:r w:rsidRPr="006573B3">
        <w:rPr>
          <w:rFonts w:ascii="Times New Roman" w:hAnsi="Times New Roman" w:cs="Times New Roman"/>
          <w:sz w:val="28"/>
          <w:szCs w:val="28"/>
        </w:rPr>
        <w:t>, confirming it as the best performing model among the three</w:t>
      </w:r>
      <w:r w:rsidRPr="00095644">
        <w:rPr>
          <w:rFonts w:ascii="Times New Roman" w:hAnsi="Times New Roman" w:cs="Times New Roman"/>
          <w:sz w:val="32"/>
          <w:szCs w:val="32"/>
        </w:rPr>
        <w:t>.</w:t>
      </w:r>
    </w:p>
    <w:p w14:paraId="04A5EFDB" w14:textId="77777777" w:rsidR="00095644" w:rsidRDefault="00095644" w:rsidP="005A0E77">
      <w:pPr>
        <w:spacing w:after="0" w:line="360" w:lineRule="auto"/>
        <w:ind w:left="57"/>
        <w:rPr>
          <w:rFonts w:ascii="Times New Roman" w:hAnsi="Times New Roman" w:cs="Times New Roman"/>
          <w:sz w:val="36"/>
          <w:szCs w:val="36"/>
        </w:rPr>
      </w:pPr>
    </w:p>
    <w:p w14:paraId="70E498B4" w14:textId="77777777" w:rsidR="007B7622" w:rsidRDefault="007B7622" w:rsidP="005A0E77">
      <w:pPr>
        <w:spacing w:after="0" w:line="360" w:lineRule="auto"/>
        <w:ind w:left="57"/>
        <w:rPr>
          <w:rFonts w:ascii="Times New Roman" w:hAnsi="Times New Roman" w:cs="Times New Roman"/>
          <w:sz w:val="36"/>
          <w:szCs w:val="36"/>
        </w:rPr>
      </w:pPr>
    </w:p>
    <w:p w14:paraId="33223648" w14:textId="77777777" w:rsidR="007B7622" w:rsidRDefault="007B7622" w:rsidP="005A0E77">
      <w:pPr>
        <w:spacing w:after="0" w:line="360" w:lineRule="auto"/>
        <w:ind w:left="57"/>
        <w:rPr>
          <w:rFonts w:ascii="Times New Roman" w:hAnsi="Times New Roman" w:cs="Times New Roman"/>
          <w:sz w:val="36"/>
          <w:szCs w:val="36"/>
        </w:rPr>
      </w:pPr>
    </w:p>
    <w:p w14:paraId="235FEBB8" w14:textId="77777777" w:rsidR="007B7622" w:rsidRDefault="007B7622" w:rsidP="005A0E77">
      <w:pPr>
        <w:spacing w:after="0" w:line="360" w:lineRule="auto"/>
        <w:ind w:left="57"/>
        <w:rPr>
          <w:rFonts w:ascii="Times New Roman" w:hAnsi="Times New Roman" w:cs="Times New Roman"/>
          <w:sz w:val="36"/>
          <w:szCs w:val="36"/>
        </w:rPr>
      </w:pPr>
    </w:p>
    <w:p w14:paraId="640EB15B" w14:textId="77777777" w:rsidR="007B7622" w:rsidRDefault="007B7622" w:rsidP="005A0E77">
      <w:pPr>
        <w:spacing w:after="0" w:line="360" w:lineRule="auto"/>
        <w:ind w:left="57"/>
        <w:rPr>
          <w:rFonts w:ascii="Times New Roman" w:hAnsi="Times New Roman" w:cs="Times New Roman"/>
          <w:sz w:val="36"/>
          <w:szCs w:val="36"/>
        </w:rPr>
      </w:pPr>
    </w:p>
    <w:p w14:paraId="5E93B2DD" w14:textId="77777777" w:rsidR="007B7622" w:rsidRDefault="007B7622" w:rsidP="005A0E77">
      <w:pPr>
        <w:spacing w:after="0" w:line="360" w:lineRule="auto"/>
        <w:ind w:left="57"/>
        <w:rPr>
          <w:rFonts w:ascii="Times New Roman" w:hAnsi="Times New Roman" w:cs="Times New Roman"/>
          <w:sz w:val="36"/>
          <w:szCs w:val="36"/>
        </w:rPr>
      </w:pPr>
    </w:p>
    <w:p w14:paraId="6BE0AA29" w14:textId="77777777" w:rsidR="007B7622" w:rsidRDefault="007B7622" w:rsidP="005A0E77">
      <w:pPr>
        <w:spacing w:after="0" w:line="360" w:lineRule="auto"/>
        <w:ind w:left="57"/>
        <w:rPr>
          <w:rFonts w:ascii="Times New Roman" w:hAnsi="Times New Roman" w:cs="Times New Roman"/>
          <w:sz w:val="36"/>
          <w:szCs w:val="36"/>
        </w:rPr>
      </w:pPr>
    </w:p>
    <w:p w14:paraId="2C87BD24" w14:textId="77777777" w:rsidR="007B7622" w:rsidRDefault="007B7622" w:rsidP="005A0E77">
      <w:pPr>
        <w:spacing w:after="0" w:line="360" w:lineRule="auto"/>
        <w:ind w:left="57"/>
        <w:rPr>
          <w:rFonts w:ascii="Times New Roman" w:hAnsi="Times New Roman" w:cs="Times New Roman"/>
          <w:sz w:val="36"/>
          <w:szCs w:val="36"/>
        </w:rPr>
      </w:pPr>
    </w:p>
    <w:p w14:paraId="55E496C2" w14:textId="77777777" w:rsidR="007B7622" w:rsidRDefault="007B7622" w:rsidP="005A0E77">
      <w:pPr>
        <w:spacing w:after="0" w:line="360" w:lineRule="auto"/>
        <w:ind w:left="57"/>
        <w:rPr>
          <w:rFonts w:ascii="Times New Roman" w:hAnsi="Times New Roman" w:cs="Times New Roman"/>
          <w:sz w:val="36"/>
          <w:szCs w:val="36"/>
        </w:rPr>
      </w:pPr>
    </w:p>
    <w:p w14:paraId="50FDA6CD" w14:textId="77777777" w:rsidR="007B7622" w:rsidRDefault="007B7622" w:rsidP="005A0E77">
      <w:pPr>
        <w:spacing w:after="0" w:line="360" w:lineRule="auto"/>
        <w:ind w:left="57"/>
        <w:rPr>
          <w:rFonts w:ascii="Times New Roman" w:hAnsi="Times New Roman" w:cs="Times New Roman"/>
          <w:sz w:val="36"/>
          <w:szCs w:val="36"/>
        </w:rPr>
      </w:pPr>
    </w:p>
    <w:p w14:paraId="28E910BC" w14:textId="77777777" w:rsidR="007B7622" w:rsidRDefault="007B7622" w:rsidP="005A0E77">
      <w:pPr>
        <w:spacing w:after="0" w:line="360" w:lineRule="auto"/>
        <w:ind w:left="57"/>
        <w:rPr>
          <w:rFonts w:ascii="Times New Roman" w:hAnsi="Times New Roman" w:cs="Times New Roman"/>
          <w:sz w:val="36"/>
          <w:szCs w:val="36"/>
        </w:rPr>
      </w:pPr>
    </w:p>
    <w:p w14:paraId="2A4CCC35" w14:textId="77777777" w:rsidR="007B7622" w:rsidRDefault="007B7622" w:rsidP="005A0E77">
      <w:pPr>
        <w:spacing w:after="0" w:line="360" w:lineRule="auto"/>
        <w:ind w:left="57"/>
        <w:rPr>
          <w:rFonts w:ascii="Times New Roman" w:hAnsi="Times New Roman" w:cs="Times New Roman"/>
          <w:sz w:val="36"/>
          <w:szCs w:val="36"/>
        </w:rPr>
      </w:pPr>
    </w:p>
    <w:p w14:paraId="20D7015D" w14:textId="77777777" w:rsidR="007B7622" w:rsidRDefault="007B7622" w:rsidP="005A0E77">
      <w:pPr>
        <w:spacing w:after="0" w:line="360" w:lineRule="auto"/>
        <w:ind w:left="57"/>
        <w:rPr>
          <w:rFonts w:ascii="Times New Roman" w:hAnsi="Times New Roman" w:cs="Times New Roman"/>
          <w:sz w:val="36"/>
          <w:szCs w:val="36"/>
        </w:rPr>
      </w:pPr>
    </w:p>
    <w:p w14:paraId="3280AA09" w14:textId="77777777" w:rsidR="007B7622" w:rsidRDefault="007B7622" w:rsidP="007B7622">
      <w:pPr>
        <w:spacing w:after="0" w:line="360" w:lineRule="auto"/>
        <w:rPr>
          <w:rFonts w:ascii="Times New Roman" w:hAnsi="Times New Roman" w:cs="Times New Roman"/>
          <w:sz w:val="36"/>
          <w:szCs w:val="36"/>
        </w:rPr>
      </w:pPr>
    </w:p>
    <w:p w14:paraId="246B3F2C" w14:textId="77777777" w:rsidR="007B7622" w:rsidRDefault="007B7622" w:rsidP="007B7622">
      <w:pPr>
        <w:spacing w:after="0" w:line="360" w:lineRule="auto"/>
        <w:rPr>
          <w:rFonts w:ascii="Times New Roman" w:hAnsi="Times New Roman" w:cs="Times New Roman"/>
          <w:sz w:val="28"/>
          <w:szCs w:val="28"/>
        </w:rPr>
      </w:pPr>
    </w:p>
    <w:p w14:paraId="2375CE0C" w14:textId="77777777" w:rsidR="003F0744" w:rsidRPr="003F0744" w:rsidRDefault="003F0744" w:rsidP="007B7622">
      <w:pPr>
        <w:spacing w:after="0" w:line="360" w:lineRule="auto"/>
        <w:rPr>
          <w:rFonts w:ascii="Times New Roman" w:hAnsi="Times New Roman" w:cs="Times New Roman"/>
          <w:sz w:val="20"/>
          <w:szCs w:val="20"/>
        </w:rPr>
      </w:pPr>
    </w:p>
    <w:p w14:paraId="6800EE25" w14:textId="50BE34C2" w:rsidR="00FF6DC1" w:rsidRPr="00426A9C" w:rsidRDefault="00FF6DC1" w:rsidP="005A0E77">
      <w:pPr>
        <w:spacing w:after="0" w:line="360" w:lineRule="auto"/>
        <w:ind w:left="57"/>
        <w:rPr>
          <w:rFonts w:ascii="Times New Roman" w:hAnsi="Times New Roman" w:cs="Times New Roman"/>
          <w:b/>
          <w:bCs/>
          <w:sz w:val="34"/>
          <w:szCs w:val="34"/>
        </w:rPr>
      </w:pPr>
      <w:r w:rsidRPr="00426A9C">
        <w:rPr>
          <w:rFonts w:ascii="Times New Roman" w:hAnsi="Times New Roman" w:cs="Times New Roman"/>
          <w:b/>
          <w:bCs/>
          <w:sz w:val="34"/>
          <w:szCs w:val="34"/>
        </w:rPr>
        <w:t xml:space="preserve">7. </w:t>
      </w:r>
      <w:r w:rsidRPr="002E7BD0">
        <w:rPr>
          <w:rFonts w:ascii="Times New Roman" w:hAnsi="Times New Roman" w:cs="Times New Roman"/>
          <w:b/>
          <w:bCs/>
          <w:sz w:val="34"/>
          <w:szCs w:val="34"/>
          <w:u w:val="single"/>
        </w:rPr>
        <w:t>Testing</w:t>
      </w:r>
    </w:p>
    <w:p w14:paraId="50220494" w14:textId="4D452AC9" w:rsidR="00FF6DC1" w:rsidRPr="00426A9C" w:rsidRDefault="00FF6DC1" w:rsidP="005A0E77">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7.1. Overview</w:t>
      </w:r>
    </w:p>
    <w:p w14:paraId="6D962852" w14:textId="5D241834" w:rsidR="00FF6DC1" w:rsidRPr="006573B3" w:rsidRDefault="00FF6DC1" w:rsidP="00FF6DC1">
      <w:pPr>
        <w:pStyle w:val="BodyTextIndent"/>
        <w:spacing w:line="360" w:lineRule="auto"/>
        <w:rPr>
          <w:sz w:val="28"/>
          <w:szCs w:val="28"/>
        </w:rPr>
      </w:pPr>
      <w:r w:rsidRPr="006573B3">
        <w:rPr>
          <w:sz w:val="28"/>
          <w:szCs w:val="28"/>
        </w:rPr>
        <w:t>Testing was performed at multiple levels to ensure the system works correctly, produces reliable results, and generalizes well to unseen data. The testing strategy covers unit-level validation of individual pipeline components, end-to-end integration testing, and statistical model validation techniques.</w:t>
      </w:r>
    </w:p>
    <w:p w14:paraId="21D69D2C" w14:textId="737A4A31" w:rsidR="00FF6DC1" w:rsidRPr="00426A9C" w:rsidRDefault="00FF6DC1" w:rsidP="005A0E77">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7.2. Unit Testing</w:t>
      </w:r>
    </w:p>
    <w:p w14:paraId="1C82441E" w14:textId="123D5207" w:rsidR="00FF6DC1" w:rsidRPr="006573B3" w:rsidRDefault="00FF6DC1" w:rsidP="00FF6DC1">
      <w:pPr>
        <w:pStyle w:val="BodyTextIndent"/>
        <w:spacing w:line="360" w:lineRule="auto"/>
        <w:rPr>
          <w:sz w:val="28"/>
          <w:szCs w:val="28"/>
        </w:rPr>
      </w:pPr>
      <w:r w:rsidRPr="006573B3">
        <w:rPr>
          <w:sz w:val="28"/>
          <w:szCs w:val="28"/>
        </w:rPr>
        <w:t>Individual components of the pipeline were tested with sample data to verify correctness before being integrated into the full pipeline.</w:t>
      </w:r>
    </w:p>
    <w:tbl>
      <w:tblPr>
        <w:tblStyle w:val="TableGrid"/>
        <w:tblW w:w="0" w:type="auto"/>
        <w:tblInd w:w="57" w:type="dxa"/>
        <w:tblLook w:val="04A0" w:firstRow="1" w:lastRow="0" w:firstColumn="1" w:lastColumn="0" w:noHBand="0" w:noVBand="1"/>
      </w:tblPr>
      <w:tblGrid>
        <w:gridCol w:w="2604"/>
        <w:gridCol w:w="2602"/>
        <w:gridCol w:w="3946"/>
        <w:gridCol w:w="1247"/>
      </w:tblGrid>
      <w:tr w:rsidR="00FF6DC1" w:rsidRPr="006573B3" w14:paraId="51151A71" w14:textId="77777777" w:rsidTr="00566DE4">
        <w:tc>
          <w:tcPr>
            <w:tcW w:w="2604" w:type="dxa"/>
            <w:shd w:val="clear" w:color="auto" w:fill="F2F2F2" w:themeFill="background1" w:themeFillShade="F2"/>
          </w:tcPr>
          <w:p w14:paraId="5B9F7BD3" w14:textId="5BAC74A1" w:rsidR="00FF6DC1" w:rsidRPr="006573B3" w:rsidRDefault="00FF6DC1" w:rsidP="005A0E77">
            <w:pPr>
              <w:spacing w:line="360" w:lineRule="auto"/>
              <w:rPr>
                <w:rFonts w:ascii="Times New Roman" w:hAnsi="Times New Roman" w:cs="Times New Roman"/>
                <w:b/>
                <w:bCs/>
                <w:sz w:val="28"/>
                <w:szCs w:val="28"/>
              </w:rPr>
            </w:pPr>
            <w:r w:rsidRPr="006573B3">
              <w:rPr>
                <w:rFonts w:ascii="Times New Roman" w:hAnsi="Times New Roman" w:cs="Times New Roman"/>
                <w:b/>
                <w:bCs/>
                <w:sz w:val="28"/>
                <w:szCs w:val="28"/>
              </w:rPr>
              <w:t xml:space="preserve">Component </w:t>
            </w:r>
          </w:p>
        </w:tc>
        <w:tc>
          <w:tcPr>
            <w:tcW w:w="2602" w:type="dxa"/>
            <w:shd w:val="clear" w:color="auto" w:fill="F2F2F2" w:themeFill="background1" w:themeFillShade="F2"/>
          </w:tcPr>
          <w:p w14:paraId="105E3CB3" w14:textId="27259E6E" w:rsidR="00FF6DC1" w:rsidRPr="006573B3" w:rsidRDefault="00FF6DC1" w:rsidP="005A0E77">
            <w:pPr>
              <w:spacing w:line="360" w:lineRule="auto"/>
              <w:rPr>
                <w:rFonts w:ascii="Times New Roman" w:hAnsi="Times New Roman" w:cs="Times New Roman"/>
                <w:b/>
                <w:bCs/>
                <w:sz w:val="28"/>
                <w:szCs w:val="28"/>
              </w:rPr>
            </w:pPr>
            <w:r w:rsidRPr="006573B3">
              <w:rPr>
                <w:rFonts w:ascii="Times New Roman" w:hAnsi="Times New Roman" w:cs="Times New Roman"/>
                <w:b/>
                <w:bCs/>
                <w:sz w:val="28"/>
                <w:szCs w:val="28"/>
              </w:rPr>
              <w:t>Test performed</w:t>
            </w:r>
          </w:p>
        </w:tc>
        <w:tc>
          <w:tcPr>
            <w:tcW w:w="3946" w:type="dxa"/>
            <w:shd w:val="clear" w:color="auto" w:fill="F2F2F2" w:themeFill="background1" w:themeFillShade="F2"/>
          </w:tcPr>
          <w:p w14:paraId="0A4B59DA" w14:textId="3E351774" w:rsidR="00FF6DC1" w:rsidRPr="006573B3" w:rsidRDefault="00FF6DC1" w:rsidP="005A0E77">
            <w:pPr>
              <w:spacing w:line="360" w:lineRule="auto"/>
              <w:rPr>
                <w:rFonts w:ascii="Times New Roman" w:hAnsi="Times New Roman" w:cs="Times New Roman"/>
                <w:b/>
                <w:bCs/>
                <w:sz w:val="28"/>
                <w:szCs w:val="28"/>
              </w:rPr>
            </w:pPr>
            <w:r w:rsidRPr="006573B3">
              <w:rPr>
                <w:rFonts w:ascii="Times New Roman" w:hAnsi="Times New Roman" w:cs="Times New Roman"/>
                <w:b/>
                <w:bCs/>
                <w:sz w:val="28"/>
                <w:szCs w:val="28"/>
              </w:rPr>
              <w:t>Expected result</w:t>
            </w:r>
          </w:p>
        </w:tc>
        <w:tc>
          <w:tcPr>
            <w:tcW w:w="1247" w:type="dxa"/>
            <w:shd w:val="clear" w:color="auto" w:fill="F2F2F2" w:themeFill="background1" w:themeFillShade="F2"/>
          </w:tcPr>
          <w:p w14:paraId="07C2A3DD" w14:textId="319627ED" w:rsidR="00FF6DC1" w:rsidRPr="006573B3" w:rsidRDefault="00FF6DC1" w:rsidP="005A0E77">
            <w:pPr>
              <w:spacing w:line="360" w:lineRule="auto"/>
              <w:rPr>
                <w:rFonts w:ascii="Times New Roman" w:hAnsi="Times New Roman" w:cs="Times New Roman"/>
                <w:b/>
                <w:bCs/>
                <w:sz w:val="28"/>
                <w:szCs w:val="28"/>
              </w:rPr>
            </w:pPr>
            <w:r w:rsidRPr="006573B3">
              <w:rPr>
                <w:rFonts w:ascii="Times New Roman" w:hAnsi="Times New Roman" w:cs="Times New Roman"/>
                <w:b/>
                <w:bCs/>
                <w:sz w:val="28"/>
                <w:szCs w:val="28"/>
              </w:rPr>
              <w:t xml:space="preserve">Status </w:t>
            </w:r>
          </w:p>
        </w:tc>
      </w:tr>
      <w:tr w:rsidR="00FF6DC1" w:rsidRPr="006573B3" w14:paraId="1613F374" w14:textId="77777777" w:rsidTr="00566DE4">
        <w:tc>
          <w:tcPr>
            <w:tcW w:w="2604" w:type="dxa"/>
          </w:tcPr>
          <w:p w14:paraId="31A453FE" w14:textId="2C925FFC"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 xml:space="preserve">Data loading </w:t>
            </w:r>
          </w:p>
        </w:tc>
        <w:tc>
          <w:tcPr>
            <w:tcW w:w="2602" w:type="dxa"/>
          </w:tcPr>
          <w:p w14:paraId="0837032E" w14:textId="0EF869EB"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Load csv and check shape</w:t>
            </w:r>
          </w:p>
        </w:tc>
        <w:tc>
          <w:tcPr>
            <w:tcW w:w="3946" w:type="dxa"/>
          </w:tcPr>
          <w:p w14:paraId="4181AF43" w14:textId="1BFFC572"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180,519 rows × 53 columns</w:t>
            </w:r>
          </w:p>
        </w:tc>
        <w:tc>
          <w:tcPr>
            <w:tcW w:w="1247" w:type="dxa"/>
          </w:tcPr>
          <w:p w14:paraId="272D75FB" w14:textId="4D91A6C7" w:rsidR="00FF6DC1" w:rsidRPr="006573B3" w:rsidRDefault="00566DE4" w:rsidP="005A0E77">
            <w:pPr>
              <w:spacing w:line="360" w:lineRule="auto"/>
              <w:rPr>
                <w:rFonts w:ascii="Times New Roman" w:hAnsi="Times New Roman" w:cs="Times New Roman"/>
                <w:sz w:val="28"/>
                <w:szCs w:val="28"/>
              </w:rPr>
            </w:pPr>
            <w:r w:rsidRPr="006573B3">
              <w:rPr>
                <w:rFonts w:ascii="Segoe UI Symbol" w:hAnsi="Segoe UI Symbol" w:cs="Segoe UI Symbol"/>
                <w:sz w:val="28"/>
                <w:szCs w:val="28"/>
              </w:rPr>
              <w:t>✓</w:t>
            </w:r>
            <w:r w:rsidRPr="006573B3">
              <w:rPr>
                <w:rFonts w:ascii="Times New Roman" w:hAnsi="Times New Roman" w:cs="Times New Roman"/>
                <w:sz w:val="28"/>
                <w:szCs w:val="28"/>
              </w:rPr>
              <w:t xml:space="preserve"> Pass</w:t>
            </w:r>
          </w:p>
        </w:tc>
      </w:tr>
      <w:tr w:rsidR="00FF6DC1" w:rsidRPr="006573B3" w14:paraId="51B30944" w14:textId="77777777" w:rsidTr="00566DE4">
        <w:tc>
          <w:tcPr>
            <w:tcW w:w="2604" w:type="dxa"/>
          </w:tcPr>
          <w:p w14:paraId="166F77BE" w14:textId="4C6B56DA"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Missing value treatment</w:t>
            </w:r>
          </w:p>
        </w:tc>
        <w:tc>
          <w:tcPr>
            <w:tcW w:w="2602" w:type="dxa"/>
          </w:tcPr>
          <w:p w14:paraId="4D517C41" w14:textId="7DFCACAD"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 xml:space="preserve">Check null counts after </w:t>
            </w:r>
            <w:proofErr w:type="spellStart"/>
            <w:r w:rsidRPr="006573B3">
              <w:rPr>
                <w:rFonts w:ascii="Times New Roman" w:hAnsi="Times New Roman" w:cs="Times New Roman"/>
                <w:sz w:val="28"/>
                <w:szCs w:val="28"/>
              </w:rPr>
              <w:t>fillna</w:t>
            </w:r>
            <w:proofErr w:type="spellEnd"/>
          </w:p>
        </w:tc>
        <w:tc>
          <w:tcPr>
            <w:tcW w:w="3946" w:type="dxa"/>
          </w:tcPr>
          <w:p w14:paraId="4A18A759" w14:textId="2CB6306D"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 xml:space="preserve">0 null values remaining </w:t>
            </w:r>
          </w:p>
        </w:tc>
        <w:tc>
          <w:tcPr>
            <w:tcW w:w="1247" w:type="dxa"/>
          </w:tcPr>
          <w:p w14:paraId="2ED8E417" w14:textId="6946E6CD" w:rsidR="00FF6DC1" w:rsidRPr="006573B3" w:rsidRDefault="00566DE4" w:rsidP="005A0E77">
            <w:pPr>
              <w:spacing w:line="360" w:lineRule="auto"/>
              <w:rPr>
                <w:rFonts w:ascii="Times New Roman" w:hAnsi="Times New Roman" w:cs="Times New Roman"/>
                <w:sz w:val="28"/>
                <w:szCs w:val="28"/>
              </w:rPr>
            </w:pPr>
            <w:r w:rsidRPr="006573B3">
              <w:rPr>
                <w:rFonts w:ascii="Segoe UI Symbol" w:hAnsi="Segoe UI Symbol" w:cs="Segoe UI Symbol"/>
                <w:sz w:val="28"/>
                <w:szCs w:val="28"/>
              </w:rPr>
              <w:t>✓</w:t>
            </w:r>
            <w:r w:rsidRPr="006573B3">
              <w:rPr>
                <w:rFonts w:ascii="Times New Roman" w:hAnsi="Times New Roman" w:cs="Times New Roman"/>
                <w:sz w:val="28"/>
                <w:szCs w:val="28"/>
              </w:rPr>
              <w:t xml:space="preserve"> Pass</w:t>
            </w:r>
          </w:p>
        </w:tc>
      </w:tr>
      <w:tr w:rsidR="00FF6DC1" w:rsidRPr="006573B3" w14:paraId="159581ED" w14:textId="77777777" w:rsidTr="00566DE4">
        <w:tc>
          <w:tcPr>
            <w:tcW w:w="2604" w:type="dxa"/>
          </w:tcPr>
          <w:p w14:paraId="5C775769" w14:textId="133E2553"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Duplicate removal</w:t>
            </w:r>
          </w:p>
        </w:tc>
        <w:tc>
          <w:tcPr>
            <w:tcW w:w="2602" w:type="dxa"/>
          </w:tcPr>
          <w:p w14:paraId="69612B96" w14:textId="38905CC9"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 xml:space="preserve">Check duplicate count after drop </w:t>
            </w:r>
          </w:p>
        </w:tc>
        <w:tc>
          <w:tcPr>
            <w:tcW w:w="3946" w:type="dxa"/>
          </w:tcPr>
          <w:p w14:paraId="4FD20E88" w14:textId="2ED43D36"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0 duplicates remaining</w:t>
            </w:r>
          </w:p>
        </w:tc>
        <w:tc>
          <w:tcPr>
            <w:tcW w:w="1247" w:type="dxa"/>
          </w:tcPr>
          <w:p w14:paraId="4884469B" w14:textId="5563A94D" w:rsidR="00FF6DC1" w:rsidRPr="006573B3" w:rsidRDefault="00566DE4" w:rsidP="005A0E77">
            <w:pPr>
              <w:spacing w:line="360" w:lineRule="auto"/>
              <w:rPr>
                <w:rFonts w:ascii="Times New Roman" w:hAnsi="Times New Roman" w:cs="Times New Roman"/>
                <w:sz w:val="28"/>
                <w:szCs w:val="28"/>
              </w:rPr>
            </w:pPr>
            <w:r w:rsidRPr="006573B3">
              <w:rPr>
                <w:rFonts w:ascii="Segoe UI Symbol" w:hAnsi="Segoe UI Symbol" w:cs="Segoe UI Symbol"/>
                <w:sz w:val="28"/>
                <w:szCs w:val="28"/>
              </w:rPr>
              <w:t>✓</w:t>
            </w:r>
            <w:r w:rsidRPr="006573B3">
              <w:rPr>
                <w:rFonts w:ascii="Times New Roman" w:hAnsi="Times New Roman" w:cs="Times New Roman"/>
                <w:sz w:val="28"/>
                <w:szCs w:val="28"/>
              </w:rPr>
              <w:t xml:space="preserve"> Pass</w:t>
            </w:r>
          </w:p>
        </w:tc>
      </w:tr>
      <w:tr w:rsidR="00FF6DC1" w:rsidRPr="006573B3" w14:paraId="66FA9177" w14:textId="77777777" w:rsidTr="00566DE4">
        <w:tc>
          <w:tcPr>
            <w:tcW w:w="2604" w:type="dxa"/>
          </w:tcPr>
          <w:p w14:paraId="23A61DDE" w14:textId="4D12E56A"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Outlier removal</w:t>
            </w:r>
          </w:p>
        </w:tc>
        <w:tc>
          <w:tcPr>
            <w:tcW w:w="2602" w:type="dxa"/>
          </w:tcPr>
          <w:p w14:paraId="36D48D0A" w14:textId="6606C16F"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Check sales range after IQR filter</w:t>
            </w:r>
          </w:p>
        </w:tc>
        <w:tc>
          <w:tcPr>
            <w:tcW w:w="3946" w:type="dxa"/>
          </w:tcPr>
          <w:p w14:paraId="133385BD" w14:textId="3A9C9487"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No extreme outliers in sales</w:t>
            </w:r>
          </w:p>
        </w:tc>
        <w:tc>
          <w:tcPr>
            <w:tcW w:w="1247" w:type="dxa"/>
          </w:tcPr>
          <w:p w14:paraId="3A9E539D" w14:textId="6314D3F1" w:rsidR="00FF6DC1" w:rsidRPr="006573B3" w:rsidRDefault="00566DE4" w:rsidP="005A0E77">
            <w:pPr>
              <w:spacing w:line="360" w:lineRule="auto"/>
              <w:rPr>
                <w:rFonts w:ascii="Times New Roman" w:hAnsi="Times New Roman" w:cs="Times New Roman"/>
                <w:sz w:val="28"/>
                <w:szCs w:val="28"/>
              </w:rPr>
            </w:pPr>
            <w:r w:rsidRPr="006573B3">
              <w:rPr>
                <w:rFonts w:ascii="Segoe UI Symbol" w:hAnsi="Segoe UI Symbol" w:cs="Segoe UI Symbol"/>
                <w:sz w:val="28"/>
                <w:szCs w:val="28"/>
              </w:rPr>
              <w:t>✓</w:t>
            </w:r>
            <w:r w:rsidRPr="006573B3">
              <w:rPr>
                <w:rFonts w:ascii="Times New Roman" w:hAnsi="Times New Roman" w:cs="Times New Roman"/>
                <w:sz w:val="28"/>
                <w:szCs w:val="28"/>
              </w:rPr>
              <w:t xml:space="preserve"> Pass</w:t>
            </w:r>
          </w:p>
        </w:tc>
      </w:tr>
      <w:tr w:rsidR="00FF6DC1" w:rsidRPr="006573B3" w14:paraId="1C75B368" w14:textId="77777777" w:rsidTr="00566DE4">
        <w:tc>
          <w:tcPr>
            <w:tcW w:w="2604" w:type="dxa"/>
          </w:tcPr>
          <w:p w14:paraId="35AB5D7E" w14:textId="4892FE6C"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Feature engineering</w:t>
            </w:r>
          </w:p>
        </w:tc>
        <w:tc>
          <w:tcPr>
            <w:tcW w:w="2602" w:type="dxa"/>
          </w:tcPr>
          <w:p w14:paraId="0A2E8DC2" w14:textId="3B0F2EF5"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 xml:space="preserve">Check new column presence </w:t>
            </w:r>
          </w:p>
        </w:tc>
        <w:tc>
          <w:tcPr>
            <w:tcW w:w="3946" w:type="dxa"/>
          </w:tcPr>
          <w:p w14:paraId="3700FCEE" w14:textId="4EF56CF6" w:rsidR="00FF6DC1"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All 6 new columns created</w:t>
            </w:r>
          </w:p>
        </w:tc>
        <w:tc>
          <w:tcPr>
            <w:tcW w:w="1247" w:type="dxa"/>
          </w:tcPr>
          <w:p w14:paraId="3BF40BCE" w14:textId="0CEA476A" w:rsidR="00FF6DC1" w:rsidRPr="006573B3" w:rsidRDefault="00566DE4" w:rsidP="005A0E77">
            <w:pPr>
              <w:spacing w:line="360" w:lineRule="auto"/>
              <w:rPr>
                <w:rFonts w:ascii="Times New Roman" w:hAnsi="Times New Roman" w:cs="Times New Roman"/>
                <w:sz w:val="28"/>
                <w:szCs w:val="28"/>
              </w:rPr>
            </w:pPr>
            <w:r w:rsidRPr="006573B3">
              <w:rPr>
                <w:rFonts w:ascii="Segoe UI Symbol" w:hAnsi="Segoe UI Symbol" w:cs="Segoe UI Symbol"/>
                <w:sz w:val="28"/>
                <w:szCs w:val="28"/>
              </w:rPr>
              <w:t>✓</w:t>
            </w:r>
            <w:r w:rsidRPr="006573B3">
              <w:rPr>
                <w:rFonts w:ascii="Times New Roman" w:hAnsi="Times New Roman" w:cs="Times New Roman"/>
                <w:sz w:val="28"/>
                <w:szCs w:val="28"/>
              </w:rPr>
              <w:t xml:space="preserve"> Pass</w:t>
            </w:r>
          </w:p>
        </w:tc>
      </w:tr>
      <w:tr w:rsidR="00566DE4" w:rsidRPr="006573B3" w14:paraId="6045F9AA" w14:textId="77777777" w:rsidTr="00566DE4">
        <w:tc>
          <w:tcPr>
            <w:tcW w:w="2604" w:type="dxa"/>
          </w:tcPr>
          <w:p w14:paraId="2A252035" w14:textId="3CD72FEF" w:rsidR="00566DE4"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One-hot-encoding</w:t>
            </w:r>
          </w:p>
        </w:tc>
        <w:tc>
          <w:tcPr>
            <w:tcW w:w="2602" w:type="dxa"/>
          </w:tcPr>
          <w:p w14:paraId="6D5161CD" w14:textId="7D0D4024" w:rsidR="00566DE4"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Check shipping mode columns</w:t>
            </w:r>
          </w:p>
        </w:tc>
        <w:tc>
          <w:tcPr>
            <w:tcW w:w="3946" w:type="dxa"/>
          </w:tcPr>
          <w:p w14:paraId="6621D96D" w14:textId="73401EFF" w:rsidR="00566DE4"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 xml:space="preserve">Dummy columns present </w:t>
            </w:r>
          </w:p>
        </w:tc>
        <w:tc>
          <w:tcPr>
            <w:tcW w:w="1247" w:type="dxa"/>
          </w:tcPr>
          <w:p w14:paraId="3B9F106D" w14:textId="63D23396" w:rsidR="00566DE4" w:rsidRPr="006573B3" w:rsidRDefault="00566DE4" w:rsidP="005A0E77">
            <w:pPr>
              <w:spacing w:line="360" w:lineRule="auto"/>
              <w:rPr>
                <w:rFonts w:ascii="Segoe UI Symbol" w:hAnsi="Segoe UI Symbol" w:cs="Segoe UI Symbol"/>
                <w:sz w:val="28"/>
                <w:szCs w:val="28"/>
              </w:rPr>
            </w:pPr>
            <w:r w:rsidRPr="006573B3">
              <w:rPr>
                <w:rFonts w:ascii="Segoe UI Symbol" w:hAnsi="Segoe UI Symbol" w:cs="Segoe UI Symbol"/>
                <w:sz w:val="28"/>
                <w:szCs w:val="28"/>
              </w:rPr>
              <w:t>✓ Pass</w:t>
            </w:r>
          </w:p>
        </w:tc>
      </w:tr>
      <w:tr w:rsidR="00566DE4" w:rsidRPr="006573B3" w14:paraId="6C3B9244" w14:textId="77777777" w:rsidTr="00566DE4">
        <w:tc>
          <w:tcPr>
            <w:tcW w:w="2604" w:type="dxa"/>
          </w:tcPr>
          <w:p w14:paraId="400A1793" w14:textId="06CCBA55" w:rsidR="00566DE4"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Train-test-split</w:t>
            </w:r>
          </w:p>
        </w:tc>
        <w:tc>
          <w:tcPr>
            <w:tcW w:w="2602" w:type="dxa"/>
          </w:tcPr>
          <w:p w14:paraId="5E372816" w14:textId="7A1B59CA" w:rsidR="00566DE4"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 xml:space="preserve">Check shape of </w:t>
            </w:r>
            <w:proofErr w:type="spellStart"/>
            <w:r w:rsidRPr="006573B3">
              <w:rPr>
                <w:rFonts w:ascii="Times New Roman" w:hAnsi="Times New Roman" w:cs="Times New Roman"/>
                <w:sz w:val="28"/>
                <w:szCs w:val="28"/>
              </w:rPr>
              <w:t>X_train</w:t>
            </w:r>
            <w:proofErr w:type="spellEnd"/>
            <w:r w:rsidRPr="006573B3">
              <w:rPr>
                <w:rFonts w:ascii="Times New Roman" w:hAnsi="Times New Roman" w:cs="Times New Roman"/>
                <w:sz w:val="28"/>
                <w:szCs w:val="28"/>
              </w:rPr>
              <w:t xml:space="preserve">, </w:t>
            </w:r>
            <w:proofErr w:type="spellStart"/>
            <w:r w:rsidRPr="006573B3">
              <w:rPr>
                <w:rFonts w:ascii="Times New Roman" w:hAnsi="Times New Roman" w:cs="Times New Roman"/>
                <w:sz w:val="28"/>
                <w:szCs w:val="28"/>
              </w:rPr>
              <w:t>X_test</w:t>
            </w:r>
            <w:proofErr w:type="spellEnd"/>
          </w:p>
        </w:tc>
        <w:tc>
          <w:tcPr>
            <w:tcW w:w="3946" w:type="dxa"/>
          </w:tcPr>
          <w:p w14:paraId="0509AAFD" w14:textId="2727DF72" w:rsidR="00566DE4" w:rsidRPr="006573B3" w:rsidRDefault="00566DE4" w:rsidP="005A0E77">
            <w:pPr>
              <w:spacing w:line="360" w:lineRule="auto"/>
              <w:rPr>
                <w:rFonts w:ascii="Times New Roman" w:hAnsi="Times New Roman" w:cs="Times New Roman"/>
                <w:sz w:val="28"/>
                <w:szCs w:val="28"/>
              </w:rPr>
            </w:pPr>
            <w:r w:rsidRPr="006573B3">
              <w:rPr>
                <w:rFonts w:ascii="Times New Roman" w:hAnsi="Times New Roman" w:cs="Times New Roman"/>
                <w:sz w:val="28"/>
                <w:szCs w:val="28"/>
              </w:rPr>
              <w:t>80% train, 20% test</w:t>
            </w:r>
          </w:p>
        </w:tc>
        <w:tc>
          <w:tcPr>
            <w:tcW w:w="1247" w:type="dxa"/>
          </w:tcPr>
          <w:p w14:paraId="5EF15AF7" w14:textId="23D89DAF" w:rsidR="00566DE4" w:rsidRPr="006573B3" w:rsidRDefault="00566DE4" w:rsidP="005A0E77">
            <w:pPr>
              <w:spacing w:line="360" w:lineRule="auto"/>
              <w:rPr>
                <w:rFonts w:ascii="Segoe UI Symbol" w:hAnsi="Segoe UI Symbol" w:cs="Segoe UI Symbol"/>
                <w:sz w:val="28"/>
                <w:szCs w:val="28"/>
              </w:rPr>
            </w:pPr>
            <w:r w:rsidRPr="006573B3">
              <w:rPr>
                <w:rFonts w:ascii="Segoe UI Symbol" w:hAnsi="Segoe UI Symbol" w:cs="Segoe UI Symbol"/>
                <w:sz w:val="28"/>
                <w:szCs w:val="28"/>
              </w:rPr>
              <w:t>✓ Pass</w:t>
            </w:r>
          </w:p>
        </w:tc>
      </w:tr>
    </w:tbl>
    <w:p w14:paraId="7808687F" w14:textId="77777777" w:rsidR="00FF6DC1" w:rsidRPr="00227D66" w:rsidRDefault="00FF6DC1" w:rsidP="005A0E77">
      <w:pPr>
        <w:spacing w:after="0" w:line="360" w:lineRule="auto"/>
        <w:ind w:left="57"/>
        <w:rPr>
          <w:rFonts w:ascii="Times New Roman" w:hAnsi="Times New Roman" w:cs="Times New Roman"/>
          <w:sz w:val="14"/>
          <w:szCs w:val="14"/>
        </w:rPr>
      </w:pPr>
    </w:p>
    <w:p w14:paraId="48D15DBC" w14:textId="4DDFF954" w:rsidR="00566DE4" w:rsidRPr="00426A9C" w:rsidRDefault="00566DE4" w:rsidP="005A0E77">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7.3. Integration testing</w:t>
      </w:r>
    </w:p>
    <w:p w14:paraId="53177A33" w14:textId="77777777" w:rsidR="00566DE4" w:rsidRPr="006573B3" w:rsidRDefault="00566DE4" w:rsidP="00566DE4">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lastRenderedPageBreak/>
        <w:t>The full pipeline was tested end-to-end from raw CSV input to final prediction output. The following checks were performed:</w:t>
      </w:r>
    </w:p>
    <w:p w14:paraId="46B7EB0A" w14:textId="77777777" w:rsidR="00566DE4" w:rsidRPr="006573B3" w:rsidRDefault="00566DE4" w:rsidP="00566DE4">
      <w:pPr>
        <w:pStyle w:val="ListParagraph"/>
        <w:numPr>
          <w:ilvl w:val="0"/>
          <w:numId w:val="18"/>
        </w:numPr>
        <w:spacing w:after="0" w:line="360" w:lineRule="auto"/>
        <w:ind w:left="417"/>
        <w:rPr>
          <w:rFonts w:ascii="Times New Roman" w:hAnsi="Times New Roman" w:cs="Times New Roman"/>
          <w:sz w:val="28"/>
          <w:szCs w:val="28"/>
        </w:rPr>
      </w:pPr>
      <w:r w:rsidRPr="006573B3">
        <w:rPr>
          <w:rFonts w:ascii="Times New Roman" w:hAnsi="Times New Roman" w:cs="Times New Roman"/>
          <w:b/>
          <w:bCs/>
          <w:sz w:val="28"/>
          <w:szCs w:val="28"/>
        </w:rPr>
        <w:t>Data flows correctly</w:t>
      </w:r>
      <w:r w:rsidRPr="006573B3">
        <w:rPr>
          <w:rFonts w:ascii="Times New Roman" w:hAnsi="Times New Roman" w:cs="Times New Roman"/>
          <w:sz w:val="28"/>
          <w:szCs w:val="28"/>
        </w:rPr>
        <w:t xml:space="preserve"> through all stages without shape mismatches or column errors</w:t>
      </w:r>
    </w:p>
    <w:p w14:paraId="18C0C9C8" w14:textId="77777777" w:rsidR="00566DE4" w:rsidRPr="006573B3" w:rsidRDefault="00566DE4" w:rsidP="00566DE4">
      <w:pPr>
        <w:pStyle w:val="ListParagraph"/>
        <w:numPr>
          <w:ilvl w:val="0"/>
          <w:numId w:val="18"/>
        </w:numPr>
        <w:spacing w:after="0" w:line="360" w:lineRule="auto"/>
        <w:ind w:left="417"/>
        <w:rPr>
          <w:rFonts w:ascii="Times New Roman" w:hAnsi="Times New Roman" w:cs="Times New Roman"/>
          <w:sz w:val="28"/>
          <w:szCs w:val="28"/>
        </w:rPr>
      </w:pPr>
      <w:proofErr w:type="spellStart"/>
      <w:r w:rsidRPr="006573B3">
        <w:rPr>
          <w:rFonts w:ascii="Times New Roman" w:hAnsi="Times New Roman" w:cs="Times New Roman"/>
          <w:b/>
          <w:bCs/>
          <w:sz w:val="28"/>
          <w:szCs w:val="28"/>
        </w:rPr>
        <w:t>StandardScaler</w:t>
      </w:r>
      <w:proofErr w:type="spellEnd"/>
      <w:r w:rsidRPr="006573B3">
        <w:rPr>
          <w:rFonts w:ascii="Times New Roman" w:hAnsi="Times New Roman" w:cs="Times New Roman"/>
          <w:sz w:val="28"/>
          <w:szCs w:val="28"/>
        </w:rPr>
        <w:t xml:space="preserve"> is applied only to training data during fitting and consistently to test data during prediction — confirmed by using Scikit-learn Pipeline</w:t>
      </w:r>
    </w:p>
    <w:p w14:paraId="3709CDC1" w14:textId="77777777" w:rsidR="00566DE4" w:rsidRPr="006573B3" w:rsidRDefault="00566DE4" w:rsidP="00566DE4">
      <w:pPr>
        <w:pStyle w:val="ListParagraph"/>
        <w:numPr>
          <w:ilvl w:val="0"/>
          <w:numId w:val="18"/>
        </w:numPr>
        <w:spacing w:after="0" w:line="360" w:lineRule="auto"/>
        <w:ind w:left="417"/>
        <w:rPr>
          <w:rFonts w:ascii="Times New Roman" w:hAnsi="Times New Roman" w:cs="Times New Roman"/>
          <w:sz w:val="28"/>
          <w:szCs w:val="28"/>
        </w:rPr>
      </w:pPr>
      <w:r w:rsidRPr="006573B3">
        <w:rPr>
          <w:rFonts w:ascii="Times New Roman" w:hAnsi="Times New Roman" w:cs="Times New Roman"/>
          <w:b/>
          <w:bCs/>
          <w:sz w:val="28"/>
          <w:szCs w:val="28"/>
        </w:rPr>
        <w:t>No data leakage</w:t>
      </w:r>
      <w:r w:rsidRPr="006573B3">
        <w:rPr>
          <w:rFonts w:ascii="Times New Roman" w:hAnsi="Times New Roman" w:cs="Times New Roman"/>
          <w:sz w:val="28"/>
          <w:szCs w:val="28"/>
        </w:rPr>
        <w:t xml:space="preserve"> occurs between training and test sets</w:t>
      </w:r>
    </w:p>
    <w:p w14:paraId="0E2745A0" w14:textId="77777777" w:rsidR="00566DE4" w:rsidRPr="006573B3" w:rsidRDefault="00566DE4" w:rsidP="00566DE4">
      <w:pPr>
        <w:pStyle w:val="ListParagraph"/>
        <w:numPr>
          <w:ilvl w:val="0"/>
          <w:numId w:val="18"/>
        </w:numPr>
        <w:spacing w:after="0" w:line="360" w:lineRule="auto"/>
        <w:ind w:left="417"/>
        <w:rPr>
          <w:rFonts w:ascii="Times New Roman" w:hAnsi="Times New Roman" w:cs="Times New Roman"/>
          <w:sz w:val="28"/>
          <w:szCs w:val="28"/>
        </w:rPr>
      </w:pPr>
      <w:r w:rsidRPr="006573B3">
        <w:rPr>
          <w:rFonts w:ascii="Times New Roman" w:hAnsi="Times New Roman" w:cs="Times New Roman"/>
          <w:b/>
          <w:bCs/>
          <w:sz w:val="28"/>
          <w:szCs w:val="28"/>
        </w:rPr>
        <w:t>Model predictions</w:t>
      </w:r>
      <w:r w:rsidRPr="006573B3">
        <w:rPr>
          <w:rFonts w:ascii="Times New Roman" w:hAnsi="Times New Roman" w:cs="Times New Roman"/>
          <w:sz w:val="28"/>
          <w:szCs w:val="28"/>
        </w:rPr>
        <w:t xml:space="preserve"> are generated without errors for all test records</w:t>
      </w:r>
    </w:p>
    <w:p w14:paraId="13A6BCCE" w14:textId="366E7715" w:rsidR="00566DE4" w:rsidRPr="006573B3" w:rsidRDefault="00566DE4" w:rsidP="00566DE4">
      <w:pPr>
        <w:pStyle w:val="ListParagraph"/>
        <w:numPr>
          <w:ilvl w:val="0"/>
          <w:numId w:val="18"/>
        </w:numPr>
        <w:spacing w:after="0" w:line="360" w:lineRule="auto"/>
        <w:ind w:left="417"/>
        <w:rPr>
          <w:rFonts w:ascii="Times New Roman" w:hAnsi="Times New Roman" w:cs="Times New Roman"/>
          <w:sz w:val="28"/>
          <w:szCs w:val="28"/>
        </w:rPr>
      </w:pPr>
      <w:r w:rsidRPr="006573B3">
        <w:rPr>
          <w:rFonts w:ascii="Times New Roman" w:hAnsi="Times New Roman" w:cs="Times New Roman"/>
          <w:b/>
          <w:bCs/>
          <w:sz w:val="28"/>
          <w:szCs w:val="28"/>
        </w:rPr>
        <w:t>Visualization outputs</w:t>
      </w:r>
      <w:r w:rsidRPr="006573B3">
        <w:rPr>
          <w:rFonts w:ascii="Times New Roman" w:hAnsi="Times New Roman" w:cs="Times New Roman"/>
          <w:sz w:val="28"/>
          <w:szCs w:val="28"/>
        </w:rPr>
        <w:t xml:space="preserve"> render correctly for all four chart types: sales distribution, boxplot, model comparison bar chart, feature importance, and actual vs predicted scatter plot.</w:t>
      </w:r>
    </w:p>
    <w:p w14:paraId="6D19DF45" w14:textId="77777777" w:rsidR="00566DE4" w:rsidRPr="00426A9C" w:rsidRDefault="00566DE4" w:rsidP="00566DE4">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7.4. Model validation – Cross validation</w:t>
      </w:r>
    </w:p>
    <w:p w14:paraId="5F6B0CC9" w14:textId="067E69DB" w:rsidR="00566DE4" w:rsidRPr="006573B3" w:rsidRDefault="00566DE4" w:rsidP="00566DE4">
      <w:pPr>
        <w:pStyle w:val="BodyTextIndent"/>
        <w:spacing w:line="360" w:lineRule="auto"/>
        <w:rPr>
          <w:sz w:val="28"/>
          <w:szCs w:val="28"/>
        </w:rPr>
      </w:pPr>
      <w:r w:rsidRPr="006573B3">
        <w:rPr>
          <w:sz w:val="28"/>
          <w:szCs w:val="28"/>
        </w:rPr>
        <w:t xml:space="preserve">5-fold </w:t>
      </w:r>
      <w:proofErr w:type="spellStart"/>
      <w:r w:rsidRPr="006573B3">
        <w:rPr>
          <w:sz w:val="28"/>
          <w:szCs w:val="28"/>
        </w:rPr>
        <w:t>KFold</w:t>
      </w:r>
      <w:proofErr w:type="spellEnd"/>
      <w:r w:rsidRPr="006573B3">
        <w:rPr>
          <w:sz w:val="28"/>
          <w:szCs w:val="28"/>
        </w:rPr>
        <w:t xml:space="preserve"> cross-validation was performed on the </w:t>
      </w:r>
      <w:proofErr w:type="spellStart"/>
      <w:r w:rsidRPr="006573B3">
        <w:rPr>
          <w:sz w:val="28"/>
          <w:szCs w:val="28"/>
        </w:rPr>
        <w:t>XGBoost</w:t>
      </w:r>
      <w:proofErr w:type="spellEnd"/>
      <w:r w:rsidRPr="006573B3">
        <w:rPr>
          <w:sz w:val="28"/>
          <w:szCs w:val="28"/>
        </w:rPr>
        <w:t xml:space="preserve"> model to ensure that performance is consistent across different data splits and not dependent on a single train-test division: </w:t>
      </w:r>
    </w:p>
    <w:p w14:paraId="0200B717" w14:textId="08A792D1" w:rsidR="00566DE4" w:rsidRPr="006573B3" w:rsidRDefault="00095644" w:rsidP="00566DE4">
      <w:pPr>
        <w:spacing w:after="0" w:line="360" w:lineRule="auto"/>
        <w:ind w:left="57"/>
        <w:rPr>
          <w:rFonts w:ascii="Times New Roman" w:hAnsi="Times New Roman" w:cs="Times New Roman"/>
          <w:sz w:val="28"/>
          <w:szCs w:val="28"/>
        </w:rPr>
      </w:pPr>
      <w:r w:rsidRPr="006573B3">
        <w:rPr>
          <w:rFonts w:ascii="Times New Roman" w:hAnsi="Times New Roman" w:cs="Times New Roman"/>
          <w:noProof/>
          <w:sz w:val="28"/>
          <w:szCs w:val="28"/>
        </w:rPr>
        <w:drawing>
          <wp:inline distT="0" distB="0" distL="0" distR="0" wp14:anchorId="1D067D71" wp14:editId="6D198F9E">
            <wp:extent cx="6641465" cy="709930"/>
            <wp:effectExtent l="0" t="0" r="6985" b="0"/>
            <wp:docPr id="14454316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1465" cy="709930"/>
                    </a:xfrm>
                    <a:prstGeom prst="rect">
                      <a:avLst/>
                    </a:prstGeom>
                    <a:noFill/>
                    <a:ln>
                      <a:noFill/>
                    </a:ln>
                  </pic:spPr>
                </pic:pic>
              </a:graphicData>
            </a:graphic>
          </wp:inline>
        </w:drawing>
      </w:r>
    </w:p>
    <w:p w14:paraId="75501BC6" w14:textId="1B334575" w:rsidR="00095644" w:rsidRPr="006573B3" w:rsidRDefault="00095644" w:rsidP="00566DE4">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A consistent cross-validation score close to the test R² confirms that the model generalizes well and is not overfitting to the training data.</w:t>
      </w:r>
    </w:p>
    <w:p w14:paraId="55E6FDE0" w14:textId="36423721" w:rsidR="00095644" w:rsidRPr="00426A9C" w:rsidRDefault="00095644" w:rsidP="00566DE4">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7.5. Performance testing – Model comparison</w:t>
      </w:r>
    </w:p>
    <w:p w14:paraId="525D34D7" w14:textId="77777777" w:rsidR="00095644" w:rsidRPr="006573B3" w:rsidRDefault="00095644" w:rsidP="00095644">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All three models were compared on the same test set using identical evaluation metrics:</w:t>
      </w:r>
    </w:p>
    <w:tbl>
      <w:tblPr>
        <w:tblStyle w:val="GridTable1Light"/>
        <w:tblW w:w="0" w:type="auto"/>
        <w:tblLook w:val="04A0" w:firstRow="1" w:lastRow="0" w:firstColumn="1" w:lastColumn="0" w:noHBand="0" w:noVBand="1"/>
      </w:tblPr>
      <w:tblGrid>
        <w:gridCol w:w="3485"/>
        <w:gridCol w:w="3485"/>
        <w:gridCol w:w="3486"/>
      </w:tblGrid>
      <w:tr w:rsidR="00095644" w:rsidRPr="006573B3" w14:paraId="265DF014" w14:textId="77777777" w:rsidTr="00227D66">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3485" w:type="dxa"/>
            <w:shd w:val="clear" w:color="auto" w:fill="F2F2F2" w:themeFill="background1" w:themeFillShade="F2"/>
          </w:tcPr>
          <w:p w14:paraId="1563576D" w14:textId="1D81ED16" w:rsidR="00095644" w:rsidRPr="006573B3" w:rsidRDefault="00095644" w:rsidP="00566DE4">
            <w:pPr>
              <w:spacing w:line="360" w:lineRule="auto"/>
              <w:rPr>
                <w:rFonts w:ascii="Times New Roman" w:hAnsi="Times New Roman" w:cs="Times New Roman"/>
                <w:sz w:val="28"/>
                <w:szCs w:val="28"/>
              </w:rPr>
            </w:pPr>
            <w:r w:rsidRPr="006573B3">
              <w:rPr>
                <w:rFonts w:ascii="Times New Roman" w:hAnsi="Times New Roman" w:cs="Times New Roman"/>
                <w:sz w:val="28"/>
                <w:szCs w:val="28"/>
              </w:rPr>
              <w:t xml:space="preserve">Model </w:t>
            </w:r>
          </w:p>
        </w:tc>
        <w:tc>
          <w:tcPr>
            <w:tcW w:w="3485" w:type="dxa"/>
            <w:shd w:val="clear" w:color="auto" w:fill="F2F2F2" w:themeFill="background1" w:themeFillShade="F2"/>
          </w:tcPr>
          <w:p w14:paraId="1F1DAB6B" w14:textId="43F92B7B" w:rsidR="00095644" w:rsidRPr="006573B3" w:rsidRDefault="00095644" w:rsidP="00566DE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573B3">
              <w:rPr>
                <w:rFonts w:ascii="Times New Roman" w:hAnsi="Times New Roman" w:cs="Times New Roman"/>
                <w:sz w:val="28"/>
                <w:szCs w:val="28"/>
              </w:rPr>
              <w:t>R² Score</w:t>
            </w:r>
          </w:p>
        </w:tc>
        <w:tc>
          <w:tcPr>
            <w:tcW w:w="3486" w:type="dxa"/>
            <w:shd w:val="clear" w:color="auto" w:fill="F2F2F2" w:themeFill="background1" w:themeFillShade="F2"/>
          </w:tcPr>
          <w:p w14:paraId="5045F1E6" w14:textId="10F1936C" w:rsidR="00095644" w:rsidRPr="006573B3" w:rsidRDefault="00095644" w:rsidP="00566DE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573B3">
              <w:rPr>
                <w:rFonts w:ascii="Times New Roman" w:hAnsi="Times New Roman" w:cs="Times New Roman"/>
                <w:sz w:val="28"/>
                <w:szCs w:val="28"/>
              </w:rPr>
              <w:t>MAE</w:t>
            </w:r>
          </w:p>
        </w:tc>
      </w:tr>
      <w:tr w:rsidR="00095644" w:rsidRPr="006573B3" w14:paraId="4ADAED1C" w14:textId="77777777" w:rsidTr="00227D66">
        <w:trPr>
          <w:trHeight w:val="510"/>
        </w:trPr>
        <w:tc>
          <w:tcPr>
            <w:cnfStyle w:val="001000000000" w:firstRow="0" w:lastRow="0" w:firstColumn="1" w:lastColumn="0" w:oddVBand="0" w:evenVBand="0" w:oddHBand="0" w:evenHBand="0" w:firstRowFirstColumn="0" w:firstRowLastColumn="0" w:lastRowFirstColumn="0" w:lastRowLastColumn="0"/>
            <w:tcW w:w="3485" w:type="dxa"/>
          </w:tcPr>
          <w:p w14:paraId="7CCFFBD7" w14:textId="6F2870D5" w:rsidR="00095644" w:rsidRPr="006573B3" w:rsidRDefault="00095644" w:rsidP="00566DE4">
            <w:pPr>
              <w:spacing w:line="360" w:lineRule="auto"/>
              <w:rPr>
                <w:rFonts w:ascii="Times New Roman" w:hAnsi="Times New Roman" w:cs="Times New Roman"/>
                <w:b w:val="0"/>
                <w:bCs w:val="0"/>
                <w:sz w:val="28"/>
                <w:szCs w:val="28"/>
              </w:rPr>
            </w:pPr>
            <w:r w:rsidRPr="006573B3">
              <w:rPr>
                <w:rFonts w:ascii="Times New Roman" w:hAnsi="Times New Roman" w:cs="Times New Roman"/>
                <w:b w:val="0"/>
                <w:bCs w:val="0"/>
                <w:sz w:val="28"/>
                <w:szCs w:val="28"/>
              </w:rPr>
              <w:t>Linear regression</w:t>
            </w:r>
          </w:p>
        </w:tc>
        <w:tc>
          <w:tcPr>
            <w:tcW w:w="3485" w:type="dxa"/>
          </w:tcPr>
          <w:p w14:paraId="51FD595F" w14:textId="53EB4857" w:rsidR="00095644" w:rsidRPr="006573B3" w:rsidRDefault="008B682E" w:rsidP="00566D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B682E">
              <w:rPr>
                <w:rFonts w:ascii="Times New Roman" w:hAnsi="Times New Roman" w:cs="Times New Roman"/>
                <w:sz w:val="28"/>
                <w:szCs w:val="28"/>
              </w:rPr>
              <w:t>0.613557</w:t>
            </w:r>
          </w:p>
        </w:tc>
        <w:tc>
          <w:tcPr>
            <w:tcW w:w="3486" w:type="dxa"/>
          </w:tcPr>
          <w:p w14:paraId="7F5A6B7F" w14:textId="06F51B7E" w:rsidR="00095644" w:rsidRPr="006573B3" w:rsidRDefault="00095644" w:rsidP="00566D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573B3">
              <w:rPr>
                <w:rFonts w:ascii="Times New Roman" w:hAnsi="Times New Roman" w:cs="Times New Roman"/>
                <w:sz w:val="28"/>
                <w:szCs w:val="28"/>
              </w:rPr>
              <w:t>55.54</w:t>
            </w:r>
          </w:p>
        </w:tc>
      </w:tr>
      <w:tr w:rsidR="00095644" w:rsidRPr="006573B3" w14:paraId="0CDFF524" w14:textId="77777777" w:rsidTr="00227D66">
        <w:trPr>
          <w:trHeight w:val="531"/>
        </w:trPr>
        <w:tc>
          <w:tcPr>
            <w:cnfStyle w:val="001000000000" w:firstRow="0" w:lastRow="0" w:firstColumn="1" w:lastColumn="0" w:oddVBand="0" w:evenVBand="0" w:oddHBand="0" w:evenHBand="0" w:firstRowFirstColumn="0" w:firstRowLastColumn="0" w:lastRowFirstColumn="0" w:lastRowLastColumn="0"/>
            <w:tcW w:w="3485" w:type="dxa"/>
          </w:tcPr>
          <w:p w14:paraId="4BC71C52" w14:textId="0371CCAB" w:rsidR="00095644" w:rsidRPr="006573B3" w:rsidRDefault="00095644" w:rsidP="00566DE4">
            <w:pPr>
              <w:spacing w:line="360" w:lineRule="auto"/>
              <w:rPr>
                <w:rFonts w:ascii="Times New Roman" w:hAnsi="Times New Roman" w:cs="Times New Roman"/>
                <w:b w:val="0"/>
                <w:bCs w:val="0"/>
                <w:sz w:val="28"/>
                <w:szCs w:val="28"/>
              </w:rPr>
            </w:pPr>
            <w:r w:rsidRPr="006573B3">
              <w:rPr>
                <w:rFonts w:ascii="Times New Roman" w:hAnsi="Times New Roman" w:cs="Times New Roman"/>
                <w:b w:val="0"/>
                <w:bCs w:val="0"/>
                <w:sz w:val="28"/>
                <w:szCs w:val="28"/>
              </w:rPr>
              <w:t>Random forest</w:t>
            </w:r>
          </w:p>
        </w:tc>
        <w:tc>
          <w:tcPr>
            <w:tcW w:w="3485" w:type="dxa"/>
          </w:tcPr>
          <w:p w14:paraId="309644C4" w14:textId="156DA167" w:rsidR="00095644" w:rsidRPr="006573B3" w:rsidRDefault="008B682E" w:rsidP="00566D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B682E">
              <w:rPr>
                <w:rFonts w:ascii="Times New Roman" w:hAnsi="Times New Roman" w:cs="Times New Roman"/>
                <w:sz w:val="28"/>
                <w:szCs w:val="28"/>
              </w:rPr>
              <w:t>0.818170</w:t>
            </w:r>
          </w:p>
        </w:tc>
        <w:tc>
          <w:tcPr>
            <w:tcW w:w="3486" w:type="dxa"/>
          </w:tcPr>
          <w:p w14:paraId="0FD8D7EA" w14:textId="117F9768" w:rsidR="00095644" w:rsidRPr="006573B3" w:rsidRDefault="00095644" w:rsidP="00566D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573B3">
              <w:rPr>
                <w:rFonts w:ascii="Times New Roman" w:hAnsi="Times New Roman" w:cs="Times New Roman"/>
                <w:sz w:val="28"/>
                <w:szCs w:val="28"/>
              </w:rPr>
              <w:t>27.92</w:t>
            </w:r>
          </w:p>
        </w:tc>
      </w:tr>
      <w:tr w:rsidR="00095644" w:rsidRPr="006573B3" w14:paraId="7F17C892" w14:textId="77777777" w:rsidTr="00227D66">
        <w:trPr>
          <w:trHeight w:val="510"/>
        </w:trPr>
        <w:tc>
          <w:tcPr>
            <w:cnfStyle w:val="001000000000" w:firstRow="0" w:lastRow="0" w:firstColumn="1" w:lastColumn="0" w:oddVBand="0" w:evenVBand="0" w:oddHBand="0" w:evenHBand="0" w:firstRowFirstColumn="0" w:firstRowLastColumn="0" w:lastRowFirstColumn="0" w:lastRowLastColumn="0"/>
            <w:tcW w:w="3485" w:type="dxa"/>
          </w:tcPr>
          <w:p w14:paraId="06CC2459" w14:textId="3C84D46D" w:rsidR="00095644" w:rsidRPr="006573B3" w:rsidRDefault="00095644" w:rsidP="00566DE4">
            <w:pPr>
              <w:spacing w:line="360" w:lineRule="auto"/>
              <w:rPr>
                <w:rFonts w:ascii="Times New Roman" w:hAnsi="Times New Roman" w:cs="Times New Roman"/>
                <w:b w:val="0"/>
                <w:bCs w:val="0"/>
                <w:sz w:val="28"/>
                <w:szCs w:val="28"/>
              </w:rPr>
            </w:pPr>
            <w:proofErr w:type="spellStart"/>
            <w:r w:rsidRPr="006573B3">
              <w:rPr>
                <w:rFonts w:ascii="Times New Roman" w:hAnsi="Times New Roman" w:cs="Times New Roman"/>
                <w:b w:val="0"/>
                <w:bCs w:val="0"/>
                <w:sz w:val="28"/>
                <w:szCs w:val="28"/>
              </w:rPr>
              <w:t>XGBoost</w:t>
            </w:r>
            <w:proofErr w:type="spellEnd"/>
            <w:r w:rsidRPr="006573B3">
              <w:rPr>
                <w:rFonts w:ascii="Times New Roman" w:hAnsi="Times New Roman" w:cs="Times New Roman"/>
                <w:b w:val="0"/>
                <w:bCs w:val="0"/>
                <w:sz w:val="28"/>
                <w:szCs w:val="28"/>
              </w:rPr>
              <w:t xml:space="preserve"> (tuned)</w:t>
            </w:r>
          </w:p>
        </w:tc>
        <w:tc>
          <w:tcPr>
            <w:tcW w:w="3485" w:type="dxa"/>
          </w:tcPr>
          <w:p w14:paraId="609B1BA2" w14:textId="2B5E722B" w:rsidR="00095644" w:rsidRPr="006573B3" w:rsidRDefault="008B682E" w:rsidP="00566D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B682E">
              <w:rPr>
                <w:rFonts w:ascii="Times New Roman" w:hAnsi="Times New Roman" w:cs="Times New Roman"/>
                <w:sz w:val="28"/>
                <w:szCs w:val="28"/>
              </w:rPr>
              <w:t xml:space="preserve">0.823319 </w:t>
            </w:r>
          </w:p>
        </w:tc>
        <w:tc>
          <w:tcPr>
            <w:tcW w:w="3486" w:type="dxa"/>
          </w:tcPr>
          <w:p w14:paraId="3980039F" w14:textId="572ECE46" w:rsidR="00095644" w:rsidRPr="006573B3" w:rsidRDefault="00095644" w:rsidP="00566D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573B3">
              <w:rPr>
                <w:rFonts w:ascii="Times New Roman" w:hAnsi="Times New Roman" w:cs="Times New Roman"/>
                <w:sz w:val="28"/>
                <w:szCs w:val="28"/>
              </w:rPr>
              <w:t>28.56</w:t>
            </w:r>
          </w:p>
        </w:tc>
      </w:tr>
    </w:tbl>
    <w:p w14:paraId="360BF727" w14:textId="2DB32881" w:rsidR="001C2C31" w:rsidRPr="002E7BD0" w:rsidRDefault="00095644" w:rsidP="002E7BD0">
      <w:pPr>
        <w:spacing w:before="120" w:after="0" w:line="360" w:lineRule="auto"/>
        <w:ind w:left="57"/>
        <w:rPr>
          <w:rFonts w:ascii="Times New Roman" w:hAnsi="Times New Roman" w:cs="Times New Roman"/>
          <w:sz w:val="28"/>
          <w:szCs w:val="28"/>
        </w:rPr>
      </w:pPr>
      <w:proofErr w:type="spellStart"/>
      <w:r w:rsidRPr="006573B3">
        <w:rPr>
          <w:rFonts w:ascii="Times New Roman" w:hAnsi="Times New Roman" w:cs="Times New Roman"/>
          <w:sz w:val="28"/>
          <w:szCs w:val="28"/>
        </w:rPr>
        <w:t>XGBoost</w:t>
      </w:r>
      <w:proofErr w:type="spellEnd"/>
      <w:r w:rsidRPr="006573B3">
        <w:rPr>
          <w:rFonts w:ascii="Times New Roman" w:hAnsi="Times New Roman" w:cs="Times New Roman"/>
          <w:sz w:val="28"/>
          <w:szCs w:val="28"/>
        </w:rPr>
        <w:t xml:space="preserve"> achieved the highest R² score of </w:t>
      </w:r>
      <w:r w:rsidRPr="006573B3">
        <w:rPr>
          <w:rFonts w:ascii="Times New Roman" w:hAnsi="Times New Roman" w:cs="Times New Roman"/>
          <w:b/>
          <w:bCs/>
          <w:sz w:val="28"/>
          <w:szCs w:val="28"/>
        </w:rPr>
        <w:t>0.8233</w:t>
      </w:r>
      <w:r w:rsidRPr="006573B3">
        <w:rPr>
          <w:rFonts w:ascii="Times New Roman" w:hAnsi="Times New Roman" w:cs="Times New Roman"/>
          <w:sz w:val="28"/>
          <w:szCs w:val="28"/>
        </w:rPr>
        <w:t xml:space="preserve">, confirming it as the best performing model. Random Forest performed comparably with an R² of 0.8182 but a slightly lower </w:t>
      </w:r>
      <w:r w:rsidRPr="006573B3">
        <w:rPr>
          <w:rFonts w:ascii="Times New Roman" w:hAnsi="Times New Roman" w:cs="Times New Roman"/>
          <w:sz w:val="28"/>
          <w:szCs w:val="28"/>
        </w:rPr>
        <w:lastRenderedPageBreak/>
        <w:t>MAE of 27.92. Linear Regression significantly underperformed with an R² of only 0.6136 and an MAE of 55.54, confirming that the relationship between features and sales is non-linear in nature.</w:t>
      </w:r>
    </w:p>
    <w:p w14:paraId="5D1F5E70" w14:textId="3CA0EA02" w:rsidR="005A0E77" w:rsidRPr="00426A9C" w:rsidRDefault="00095644" w:rsidP="005A0E77">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7.6. Overfitting check</w:t>
      </w:r>
    </w:p>
    <w:p w14:paraId="0DC0DD1F" w14:textId="77777777" w:rsidR="00095644" w:rsidRPr="006573B3" w:rsidRDefault="00095644" w:rsidP="00095644">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Training and testing R² scores were compared to detect overfitting:</w:t>
      </w:r>
    </w:p>
    <w:p w14:paraId="3AEFACAD" w14:textId="77777777" w:rsidR="00095644" w:rsidRPr="006573B3" w:rsidRDefault="00095644" w:rsidP="00095644">
      <w:pPr>
        <w:pStyle w:val="ListParagraph"/>
        <w:numPr>
          <w:ilvl w:val="0"/>
          <w:numId w:val="20"/>
        </w:numPr>
        <w:spacing w:after="0" w:line="360" w:lineRule="auto"/>
        <w:ind w:left="417"/>
        <w:rPr>
          <w:rFonts w:ascii="Times New Roman" w:hAnsi="Times New Roman" w:cs="Times New Roman"/>
          <w:sz w:val="28"/>
          <w:szCs w:val="28"/>
        </w:rPr>
      </w:pPr>
      <w:r w:rsidRPr="006573B3">
        <w:rPr>
          <w:rFonts w:ascii="Times New Roman" w:hAnsi="Times New Roman" w:cs="Times New Roman"/>
          <w:sz w:val="28"/>
          <w:szCs w:val="28"/>
        </w:rPr>
        <w:t>If training score is significantly higher than test score → overfitting present</w:t>
      </w:r>
    </w:p>
    <w:p w14:paraId="17C04E74" w14:textId="77777777" w:rsidR="00095644" w:rsidRPr="006573B3" w:rsidRDefault="00095644" w:rsidP="00095644">
      <w:pPr>
        <w:pStyle w:val="ListParagraph"/>
        <w:numPr>
          <w:ilvl w:val="0"/>
          <w:numId w:val="20"/>
        </w:numPr>
        <w:spacing w:after="0" w:line="360" w:lineRule="auto"/>
        <w:ind w:left="417"/>
        <w:rPr>
          <w:rFonts w:ascii="Times New Roman" w:hAnsi="Times New Roman" w:cs="Times New Roman"/>
          <w:sz w:val="28"/>
          <w:szCs w:val="28"/>
        </w:rPr>
      </w:pPr>
      <w:r w:rsidRPr="006573B3">
        <w:rPr>
          <w:rFonts w:ascii="Times New Roman" w:hAnsi="Times New Roman" w:cs="Times New Roman"/>
          <w:sz w:val="28"/>
          <w:szCs w:val="28"/>
        </w:rPr>
        <w:t>If both scores are close → model generalizes well</w:t>
      </w:r>
    </w:p>
    <w:p w14:paraId="478E774E" w14:textId="77777777" w:rsidR="00095644" w:rsidRPr="006573B3" w:rsidRDefault="00095644" w:rsidP="00095644">
      <w:pPr>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 xml:space="preserve">In this project, the training and testing scores were found to be close to each other, confirming that the </w:t>
      </w:r>
      <w:proofErr w:type="spellStart"/>
      <w:r w:rsidRPr="006573B3">
        <w:rPr>
          <w:rFonts w:ascii="Times New Roman" w:hAnsi="Times New Roman" w:cs="Times New Roman"/>
          <w:sz w:val="28"/>
          <w:szCs w:val="28"/>
        </w:rPr>
        <w:t>XGBoost</w:t>
      </w:r>
      <w:proofErr w:type="spellEnd"/>
      <w:r w:rsidRPr="006573B3">
        <w:rPr>
          <w:rFonts w:ascii="Times New Roman" w:hAnsi="Times New Roman" w:cs="Times New Roman"/>
          <w:sz w:val="28"/>
          <w:szCs w:val="28"/>
        </w:rPr>
        <w:t xml:space="preserve"> model does not suffer from significant overfitting. This was further supported by the consistent cross-validation scores obtained across all 5 folds.</w:t>
      </w:r>
    </w:p>
    <w:p w14:paraId="11A4BF77" w14:textId="2DB07D9E" w:rsidR="00095644" w:rsidRPr="00426A9C" w:rsidRDefault="00095644" w:rsidP="00095644">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7.7. Error Analysis</w:t>
      </w:r>
    </w:p>
    <w:p w14:paraId="5A451532" w14:textId="77777777" w:rsidR="00095644" w:rsidRPr="006573B3" w:rsidRDefault="00095644" w:rsidP="00095644">
      <w:pPr>
        <w:pStyle w:val="BodyTextIndent"/>
        <w:spacing w:line="360" w:lineRule="auto"/>
        <w:rPr>
          <w:sz w:val="28"/>
          <w:szCs w:val="28"/>
        </w:rPr>
      </w:pPr>
      <w:r w:rsidRPr="006573B3">
        <w:rPr>
          <w:sz w:val="28"/>
          <w:szCs w:val="28"/>
        </w:rPr>
        <w:t>Additional analysis was performed to understand where the model makes larger errors:</w:t>
      </w:r>
    </w:p>
    <w:p w14:paraId="274AF269" w14:textId="77777777" w:rsidR="00095644" w:rsidRPr="006573B3" w:rsidRDefault="00095644" w:rsidP="00095644">
      <w:pPr>
        <w:pStyle w:val="ListParagraph"/>
        <w:numPr>
          <w:ilvl w:val="0"/>
          <w:numId w:val="22"/>
        </w:numPr>
        <w:spacing w:after="0" w:line="360" w:lineRule="auto"/>
        <w:ind w:left="417"/>
        <w:rPr>
          <w:rFonts w:ascii="Times New Roman" w:hAnsi="Times New Roman" w:cs="Times New Roman"/>
          <w:sz w:val="28"/>
          <w:szCs w:val="28"/>
        </w:rPr>
      </w:pPr>
      <w:r w:rsidRPr="006573B3">
        <w:rPr>
          <w:rFonts w:ascii="Times New Roman" w:hAnsi="Times New Roman" w:cs="Times New Roman"/>
          <w:b/>
          <w:bCs/>
          <w:sz w:val="28"/>
          <w:szCs w:val="28"/>
        </w:rPr>
        <w:t>High-value orders:</w:t>
      </w:r>
      <w:r w:rsidRPr="006573B3">
        <w:rPr>
          <w:rFonts w:ascii="Times New Roman" w:hAnsi="Times New Roman" w:cs="Times New Roman"/>
          <w:sz w:val="28"/>
          <w:szCs w:val="28"/>
        </w:rPr>
        <w:t xml:space="preserve"> Prediction errors were higher for extremely high-value orders. This is expected as such orders are rare in the training data and the model has limited exposure to them.</w:t>
      </w:r>
    </w:p>
    <w:p w14:paraId="0142786C" w14:textId="77777777" w:rsidR="00095644" w:rsidRPr="006573B3" w:rsidRDefault="00095644" w:rsidP="00095644">
      <w:pPr>
        <w:pStyle w:val="ListParagraph"/>
        <w:numPr>
          <w:ilvl w:val="0"/>
          <w:numId w:val="22"/>
        </w:numPr>
        <w:spacing w:after="0" w:line="360" w:lineRule="auto"/>
        <w:ind w:left="417"/>
        <w:rPr>
          <w:rFonts w:ascii="Times New Roman" w:hAnsi="Times New Roman" w:cs="Times New Roman"/>
          <w:sz w:val="28"/>
          <w:szCs w:val="28"/>
        </w:rPr>
      </w:pPr>
      <w:r w:rsidRPr="006573B3">
        <w:rPr>
          <w:rFonts w:ascii="Times New Roman" w:hAnsi="Times New Roman" w:cs="Times New Roman"/>
          <w:b/>
          <w:bCs/>
          <w:sz w:val="28"/>
          <w:szCs w:val="28"/>
        </w:rPr>
        <w:t>Rare product categories:</w:t>
      </w:r>
      <w:r w:rsidRPr="006573B3">
        <w:rPr>
          <w:rFonts w:ascii="Times New Roman" w:hAnsi="Times New Roman" w:cs="Times New Roman"/>
          <w:sz w:val="28"/>
          <w:szCs w:val="28"/>
        </w:rPr>
        <w:t xml:space="preserve"> Lower accuracy was observed for product categories with very few training samples, indicating that more data for these categories would improve performance.</w:t>
      </w:r>
    </w:p>
    <w:p w14:paraId="3A84E665" w14:textId="3FD90852" w:rsidR="00095644" w:rsidRPr="006573B3" w:rsidRDefault="00095644" w:rsidP="001C2C31">
      <w:pPr>
        <w:pStyle w:val="ListParagraph"/>
        <w:numPr>
          <w:ilvl w:val="0"/>
          <w:numId w:val="22"/>
        </w:numPr>
        <w:spacing w:after="0" w:line="360" w:lineRule="auto"/>
        <w:ind w:left="417"/>
        <w:rPr>
          <w:rFonts w:ascii="Times New Roman" w:hAnsi="Times New Roman" w:cs="Times New Roman"/>
          <w:sz w:val="28"/>
          <w:szCs w:val="28"/>
        </w:rPr>
      </w:pPr>
      <w:r w:rsidRPr="006573B3">
        <w:rPr>
          <w:rFonts w:ascii="Times New Roman" w:hAnsi="Times New Roman" w:cs="Times New Roman"/>
          <w:b/>
          <w:bCs/>
          <w:sz w:val="28"/>
          <w:szCs w:val="28"/>
        </w:rPr>
        <w:t>Actual vs Predicted Plot:</w:t>
      </w:r>
      <w:r w:rsidRPr="006573B3">
        <w:rPr>
          <w:rFonts w:ascii="Times New Roman" w:hAnsi="Times New Roman" w:cs="Times New Roman"/>
          <w:sz w:val="28"/>
          <w:szCs w:val="28"/>
        </w:rPr>
        <w:t xml:space="preserve"> The scatter plot of actual vs predicted sales values shows that most predictions cluster closely around the diagonal line, confirming strong overall model performance with occasional deviations for extreme values.</w:t>
      </w:r>
    </w:p>
    <w:p w14:paraId="6481A14D" w14:textId="77777777" w:rsidR="00FC14CF" w:rsidRDefault="00FC14CF" w:rsidP="00095644">
      <w:pPr>
        <w:pStyle w:val="ListParagraph"/>
        <w:spacing w:after="0" w:line="360" w:lineRule="auto"/>
        <w:ind w:left="417"/>
        <w:rPr>
          <w:rFonts w:ascii="Times New Roman" w:hAnsi="Times New Roman" w:cs="Times New Roman"/>
          <w:sz w:val="40"/>
          <w:szCs w:val="40"/>
        </w:rPr>
      </w:pPr>
    </w:p>
    <w:p w14:paraId="579754F9" w14:textId="77777777" w:rsidR="007B7622" w:rsidRDefault="007B7622" w:rsidP="00095644">
      <w:pPr>
        <w:pStyle w:val="ListParagraph"/>
        <w:spacing w:after="0" w:line="360" w:lineRule="auto"/>
        <w:ind w:left="417"/>
        <w:rPr>
          <w:rFonts w:ascii="Times New Roman" w:hAnsi="Times New Roman" w:cs="Times New Roman"/>
          <w:sz w:val="40"/>
          <w:szCs w:val="40"/>
        </w:rPr>
      </w:pPr>
    </w:p>
    <w:p w14:paraId="2FD0C6E7" w14:textId="77777777" w:rsidR="007B7622" w:rsidRDefault="007B7622" w:rsidP="007B7622">
      <w:pPr>
        <w:spacing w:after="0" w:line="360" w:lineRule="auto"/>
        <w:rPr>
          <w:rFonts w:ascii="Times New Roman" w:hAnsi="Times New Roman" w:cs="Times New Roman"/>
          <w:sz w:val="32"/>
          <w:szCs w:val="32"/>
        </w:rPr>
      </w:pPr>
    </w:p>
    <w:p w14:paraId="6BBBD136" w14:textId="77777777" w:rsidR="007B7622" w:rsidRDefault="007B7622" w:rsidP="007B7622">
      <w:pPr>
        <w:spacing w:after="0" w:line="360" w:lineRule="auto"/>
        <w:rPr>
          <w:rFonts w:ascii="Times New Roman" w:hAnsi="Times New Roman" w:cs="Times New Roman"/>
          <w:sz w:val="32"/>
          <w:szCs w:val="32"/>
        </w:rPr>
      </w:pPr>
    </w:p>
    <w:p w14:paraId="3DFEAC56" w14:textId="77777777" w:rsidR="007B7622" w:rsidRDefault="007B7622" w:rsidP="007B7622">
      <w:pPr>
        <w:spacing w:after="0" w:line="360" w:lineRule="auto"/>
        <w:rPr>
          <w:rFonts w:ascii="Times New Roman" w:hAnsi="Times New Roman" w:cs="Times New Roman"/>
          <w:sz w:val="32"/>
          <w:szCs w:val="32"/>
        </w:rPr>
      </w:pPr>
    </w:p>
    <w:p w14:paraId="6BE6CA26" w14:textId="77777777" w:rsidR="007B7622" w:rsidRDefault="007B7622" w:rsidP="007B7622">
      <w:pPr>
        <w:spacing w:after="0" w:line="360" w:lineRule="auto"/>
        <w:rPr>
          <w:rFonts w:ascii="Times New Roman" w:hAnsi="Times New Roman" w:cs="Times New Roman"/>
          <w:sz w:val="24"/>
          <w:szCs w:val="24"/>
        </w:rPr>
      </w:pPr>
    </w:p>
    <w:p w14:paraId="08F09E99" w14:textId="77777777" w:rsidR="007B7622" w:rsidRPr="003F0744" w:rsidRDefault="007B7622" w:rsidP="007B7622">
      <w:pPr>
        <w:spacing w:after="0" w:line="360" w:lineRule="auto"/>
        <w:rPr>
          <w:rFonts w:ascii="Times New Roman" w:hAnsi="Times New Roman" w:cs="Times New Roman"/>
          <w:sz w:val="20"/>
          <w:szCs w:val="20"/>
        </w:rPr>
      </w:pPr>
    </w:p>
    <w:p w14:paraId="42FA7630" w14:textId="2908BEBE" w:rsidR="00095644" w:rsidRPr="00426A9C" w:rsidRDefault="00095644" w:rsidP="007B7622">
      <w:pPr>
        <w:pStyle w:val="ListParagraph"/>
        <w:spacing w:after="120" w:line="360" w:lineRule="auto"/>
        <w:ind w:left="57"/>
        <w:rPr>
          <w:rFonts w:ascii="Times New Roman" w:hAnsi="Times New Roman" w:cs="Times New Roman"/>
          <w:b/>
          <w:bCs/>
          <w:sz w:val="34"/>
          <w:szCs w:val="34"/>
        </w:rPr>
      </w:pPr>
      <w:r w:rsidRPr="00426A9C">
        <w:rPr>
          <w:rFonts w:ascii="Times New Roman" w:hAnsi="Times New Roman" w:cs="Times New Roman"/>
          <w:b/>
          <w:bCs/>
          <w:sz w:val="34"/>
          <w:szCs w:val="34"/>
        </w:rPr>
        <w:t xml:space="preserve">8. </w:t>
      </w:r>
      <w:r w:rsidRPr="002E7BD0">
        <w:rPr>
          <w:rFonts w:ascii="Times New Roman" w:hAnsi="Times New Roman" w:cs="Times New Roman"/>
          <w:b/>
          <w:bCs/>
          <w:sz w:val="34"/>
          <w:szCs w:val="34"/>
          <w:u w:val="single"/>
        </w:rPr>
        <w:t>GUI Layout / Snapshots of the Project</w:t>
      </w:r>
    </w:p>
    <w:p w14:paraId="06BCC7C6" w14:textId="627ED144" w:rsidR="00095644" w:rsidRPr="00426A9C" w:rsidRDefault="00095644" w:rsidP="00095644">
      <w:pPr>
        <w:pStyle w:val="ListParagraph"/>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8.1. Overview</w:t>
      </w:r>
    </w:p>
    <w:p w14:paraId="5D640E20" w14:textId="5EA31DDA" w:rsidR="00095644" w:rsidRPr="006573B3" w:rsidRDefault="00095644" w:rsidP="00095644">
      <w:pPr>
        <w:pStyle w:val="ListParagraph"/>
        <w:spacing w:after="0" w:line="360" w:lineRule="auto"/>
        <w:ind w:left="57"/>
        <w:rPr>
          <w:rFonts w:ascii="Times New Roman" w:hAnsi="Times New Roman" w:cs="Times New Roman"/>
          <w:sz w:val="28"/>
          <w:szCs w:val="28"/>
        </w:rPr>
      </w:pPr>
      <w:r w:rsidRPr="006573B3">
        <w:rPr>
          <w:rFonts w:ascii="Times New Roman" w:hAnsi="Times New Roman" w:cs="Times New Roman"/>
          <w:sz w:val="28"/>
          <w:szCs w:val="28"/>
        </w:rPr>
        <w:t xml:space="preserve">The current implementation uses </w:t>
      </w:r>
      <w:proofErr w:type="spellStart"/>
      <w:r w:rsidRPr="006573B3">
        <w:rPr>
          <w:rFonts w:ascii="Times New Roman" w:hAnsi="Times New Roman" w:cs="Times New Roman"/>
          <w:sz w:val="28"/>
          <w:szCs w:val="28"/>
        </w:rPr>
        <w:t>Jupyter</w:t>
      </w:r>
      <w:proofErr w:type="spellEnd"/>
      <w:r w:rsidRPr="006573B3">
        <w:rPr>
          <w:rFonts w:ascii="Times New Roman" w:hAnsi="Times New Roman" w:cs="Times New Roman"/>
          <w:sz w:val="28"/>
          <w:szCs w:val="28"/>
        </w:rPr>
        <w:t xml:space="preserve"> Notebook as the interactive development and output environment. Each stage of the pipeline produces visible outputs in the form of printed results, tables, and visualizations. The following snapshots represent the key outputs generated during project execution.</w:t>
      </w:r>
    </w:p>
    <w:p w14:paraId="51C053AB" w14:textId="1D64FCD5" w:rsidR="00095644" w:rsidRPr="00426A9C" w:rsidRDefault="00095644" w:rsidP="00095644">
      <w:pPr>
        <w:pStyle w:val="ListParagraph"/>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8.2. Snapshot 1 – Dataset Preview</w:t>
      </w:r>
    </w:p>
    <w:p w14:paraId="63F52883" w14:textId="27F92877" w:rsidR="00095644" w:rsidRDefault="00095644" w:rsidP="00095644">
      <w:pPr>
        <w:pStyle w:val="ListParagraph"/>
        <w:spacing w:after="0" w:line="360" w:lineRule="auto"/>
        <w:ind w:left="57"/>
        <w:rPr>
          <w:rFonts w:ascii="Times New Roman" w:hAnsi="Times New Roman" w:cs="Times New Roman"/>
          <w:sz w:val="28"/>
          <w:szCs w:val="28"/>
        </w:rPr>
      </w:pPr>
      <w:r w:rsidRPr="006573B3">
        <w:rPr>
          <w:rFonts w:ascii="Times New Roman" w:hAnsi="Times New Roman" w:cs="Times New Roman"/>
          <w:b/>
          <w:bCs/>
          <w:sz w:val="28"/>
          <w:szCs w:val="28"/>
        </w:rPr>
        <w:t>Description:</w:t>
      </w:r>
      <w:r w:rsidRPr="006573B3">
        <w:rPr>
          <w:rFonts w:ascii="Times New Roman" w:hAnsi="Times New Roman" w:cs="Times New Roman"/>
          <w:sz w:val="28"/>
          <w:szCs w:val="28"/>
        </w:rPr>
        <w:t xml:space="preserve"> The first snapshot shows the initial structure of the </w:t>
      </w:r>
      <w:proofErr w:type="spellStart"/>
      <w:r w:rsidRPr="006573B3">
        <w:rPr>
          <w:rFonts w:ascii="Times New Roman" w:hAnsi="Times New Roman" w:cs="Times New Roman"/>
          <w:sz w:val="28"/>
          <w:szCs w:val="28"/>
        </w:rPr>
        <w:t>DataCo</w:t>
      </w:r>
      <w:proofErr w:type="spellEnd"/>
      <w:r w:rsidRPr="006573B3">
        <w:rPr>
          <w:rFonts w:ascii="Times New Roman" w:hAnsi="Times New Roman" w:cs="Times New Roman"/>
          <w:sz w:val="28"/>
          <w:szCs w:val="28"/>
        </w:rPr>
        <w:t xml:space="preserve"> Supply Chain Dataset after loading. It displays the first 5 rows of the </w:t>
      </w:r>
      <w:proofErr w:type="spellStart"/>
      <w:r w:rsidRPr="006573B3">
        <w:rPr>
          <w:rFonts w:ascii="Times New Roman" w:hAnsi="Times New Roman" w:cs="Times New Roman"/>
          <w:sz w:val="28"/>
          <w:szCs w:val="28"/>
        </w:rPr>
        <w:t>DataFrame</w:t>
      </w:r>
      <w:proofErr w:type="spellEnd"/>
      <w:r w:rsidRPr="006573B3">
        <w:rPr>
          <w:rFonts w:ascii="Times New Roman" w:hAnsi="Times New Roman" w:cs="Times New Roman"/>
          <w:sz w:val="28"/>
          <w:szCs w:val="28"/>
        </w:rPr>
        <w:t>, giving an overview of the column names, data types, and sample values including order details, customer information, product pricing, and shipping status.</w:t>
      </w:r>
    </w:p>
    <w:p w14:paraId="2BDF271E" w14:textId="77777777" w:rsidR="007B7622" w:rsidRPr="006573B3" w:rsidRDefault="007B7622" w:rsidP="00095644">
      <w:pPr>
        <w:pStyle w:val="ListParagraph"/>
        <w:spacing w:after="0" w:line="360" w:lineRule="auto"/>
        <w:ind w:left="57"/>
        <w:rPr>
          <w:rFonts w:ascii="Times New Roman" w:hAnsi="Times New Roman" w:cs="Times New Roman"/>
          <w:sz w:val="28"/>
          <w:szCs w:val="28"/>
        </w:rPr>
      </w:pPr>
    </w:p>
    <w:p w14:paraId="7ED7FC24" w14:textId="51646393" w:rsidR="00095644" w:rsidRPr="006573B3" w:rsidRDefault="006573B3" w:rsidP="006573B3">
      <w:pPr>
        <w:pStyle w:val="ListParagraph"/>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41D78A3" wp14:editId="29B70A5A">
            <wp:extent cx="6642735" cy="2828544"/>
            <wp:effectExtent l="0" t="0" r="5715" b="0"/>
            <wp:docPr id="3447479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6382" cy="2830097"/>
                    </a:xfrm>
                    <a:prstGeom prst="rect">
                      <a:avLst/>
                    </a:prstGeom>
                    <a:noFill/>
                    <a:ln>
                      <a:noFill/>
                    </a:ln>
                  </pic:spPr>
                </pic:pic>
              </a:graphicData>
            </a:graphic>
          </wp:inline>
        </w:drawing>
      </w:r>
    </w:p>
    <w:p w14:paraId="3FC9D298" w14:textId="16D69B8A" w:rsidR="00095644" w:rsidRDefault="00095644" w:rsidP="00095644">
      <w:pPr>
        <w:spacing w:after="0" w:line="360" w:lineRule="auto"/>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7A8A57B1" wp14:editId="51D10100">
            <wp:extent cx="6642735" cy="2596896"/>
            <wp:effectExtent l="0" t="0" r="5715" b="0"/>
            <wp:docPr id="12292212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52940" cy="2600886"/>
                    </a:xfrm>
                    <a:prstGeom prst="rect">
                      <a:avLst/>
                    </a:prstGeom>
                    <a:noFill/>
                    <a:ln>
                      <a:noFill/>
                    </a:ln>
                  </pic:spPr>
                </pic:pic>
              </a:graphicData>
            </a:graphic>
          </wp:inline>
        </w:drawing>
      </w:r>
    </w:p>
    <w:p w14:paraId="71032689" w14:textId="68545D97" w:rsidR="00095644" w:rsidRPr="00426A9C" w:rsidRDefault="00095644" w:rsidP="00095644">
      <w:pPr>
        <w:spacing w:after="0" w:line="360" w:lineRule="auto"/>
        <w:rPr>
          <w:rFonts w:ascii="Times New Roman" w:hAnsi="Times New Roman" w:cs="Times New Roman"/>
          <w:b/>
          <w:bCs/>
          <w:sz w:val="32"/>
          <w:szCs w:val="32"/>
        </w:rPr>
      </w:pPr>
      <w:r w:rsidRPr="00426A9C">
        <w:rPr>
          <w:rFonts w:ascii="Times New Roman" w:hAnsi="Times New Roman" w:cs="Times New Roman"/>
          <w:b/>
          <w:bCs/>
          <w:sz w:val="32"/>
          <w:szCs w:val="32"/>
        </w:rPr>
        <w:t>8.3. Snapshot 2 – Sales distribution (before outlier removal)</w:t>
      </w:r>
    </w:p>
    <w:p w14:paraId="5517A6C7" w14:textId="1FBDA968" w:rsidR="00095644" w:rsidRPr="006573B3" w:rsidRDefault="00095644" w:rsidP="00095644">
      <w:pPr>
        <w:spacing w:after="0" w:line="360" w:lineRule="auto"/>
        <w:rPr>
          <w:rFonts w:ascii="Times New Roman" w:hAnsi="Times New Roman" w:cs="Times New Roman"/>
          <w:sz w:val="28"/>
          <w:szCs w:val="28"/>
        </w:rPr>
      </w:pPr>
      <w:r w:rsidRPr="006573B3">
        <w:rPr>
          <w:rFonts w:ascii="Times New Roman" w:hAnsi="Times New Roman" w:cs="Times New Roman"/>
          <w:b/>
          <w:bCs/>
          <w:sz w:val="28"/>
          <w:szCs w:val="28"/>
        </w:rPr>
        <w:t>Description:</w:t>
      </w:r>
      <w:r w:rsidRPr="006573B3">
        <w:rPr>
          <w:rFonts w:ascii="Times New Roman" w:hAnsi="Times New Roman" w:cs="Times New Roman"/>
          <w:sz w:val="28"/>
          <w:szCs w:val="28"/>
        </w:rPr>
        <w:t xml:space="preserve"> A histogram with a KDE curve showing the distribution of the Sales column before outlier removal. The distribution shows a strong right skew, with the majority of sales values clustered at lower amounts and a long tail extending towards very high values. This confirms the presence of outliers that need to be addressed before model training.</w:t>
      </w:r>
    </w:p>
    <w:p w14:paraId="555327FD" w14:textId="26742003" w:rsidR="00095644" w:rsidRPr="00ED75D8" w:rsidRDefault="00095644" w:rsidP="00ED75D8">
      <w:pPr>
        <w:spacing w:after="0" w:line="360" w:lineRule="auto"/>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2D72E89" wp14:editId="5A7D861D">
            <wp:extent cx="5603865" cy="3185652"/>
            <wp:effectExtent l="0" t="0" r="0" b="0"/>
            <wp:docPr id="17087052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6981" cy="3227216"/>
                    </a:xfrm>
                    <a:prstGeom prst="rect">
                      <a:avLst/>
                    </a:prstGeom>
                    <a:noFill/>
                    <a:ln>
                      <a:noFill/>
                    </a:ln>
                  </pic:spPr>
                </pic:pic>
              </a:graphicData>
            </a:graphic>
          </wp:inline>
        </w:drawing>
      </w:r>
    </w:p>
    <w:p w14:paraId="3502BE38" w14:textId="50A639F0" w:rsidR="00095644" w:rsidRPr="00426A9C" w:rsidRDefault="00095644" w:rsidP="00095644">
      <w:pPr>
        <w:spacing w:after="0" w:line="360" w:lineRule="auto"/>
        <w:rPr>
          <w:rFonts w:ascii="Times New Roman" w:hAnsi="Times New Roman" w:cs="Times New Roman"/>
          <w:b/>
          <w:bCs/>
          <w:sz w:val="32"/>
          <w:szCs w:val="32"/>
        </w:rPr>
      </w:pPr>
      <w:r w:rsidRPr="00426A9C">
        <w:rPr>
          <w:rFonts w:ascii="Times New Roman" w:hAnsi="Times New Roman" w:cs="Times New Roman"/>
          <w:b/>
          <w:bCs/>
          <w:sz w:val="32"/>
          <w:szCs w:val="32"/>
        </w:rPr>
        <w:t>8.4. Snapshot 3 – Boxplot before and after outlier removal</w:t>
      </w:r>
    </w:p>
    <w:p w14:paraId="4CC667F2" w14:textId="45ECF25D" w:rsidR="00095644" w:rsidRPr="006573B3" w:rsidRDefault="00095644" w:rsidP="00095644">
      <w:pPr>
        <w:spacing w:after="0" w:line="360" w:lineRule="auto"/>
        <w:rPr>
          <w:rFonts w:ascii="Times New Roman" w:hAnsi="Times New Roman" w:cs="Times New Roman"/>
          <w:sz w:val="28"/>
          <w:szCs w:val="28"/>
        </w:rPr>
      </w:pPr>
      <w:r w:rsidRPr="006573B3">
        <w:rPr>
          <w:rFonts w:ascii="Times New Roman" w:hAnsi="Times New Roman" w:cs="Times New Roman"/>
          <w:b/>
          <w:bCs/>
          <w:sz w:val="28"/>
          <w:szCs w:val="28"/>
        </w:rPr>
        <w:t>Description:</w:t>
      </w:r>
      <w:r w:rsidRPr="006573B3">
        <w:rPr>
          <w:rFonts w:ascii="Times New Roman" w:hAnsi="Times New Roman" w:cs="Times New Roman"/>
          <w:sz w:val="28"/>
          <w:szCs w:val="28"/>
        </w:rPr>
        <w:t xml:space="preserve"> Two boxplots are shown side by side — one before and one after outlier removal using the 3×IQR threshold. The first boxplot clearly shows extreme values </w:t>
      </w:r>
      <w:r w:rsidRPr="006573B3">
        <w:rPr>
          <w:rFonts w:ascii="Times New Roman" w:hAnsi="Times New Roman" w:cs="Times New Roman"/>
          <w:sz w:val="28"/>
          <w:szCs w:val="28"/>
        </w:rPr>
        <w:lastRenderedPageBreak/>
        <w:t>extending far beyond the upper whisker. The second boxplot shows a much cleaner distribution after filtering, confirming that the outlier removal was effective while retaining the majority of records.</w:t>
      </w:r>
    </w:p>
    <w:p w14:paraId="0512B0A8" w14:textId="142A935D" w:rsidR="00095644" w:rsidRDefault="00095644" w:rsidP="00095644">
      <w:pPr>
        <w:spacing w:before="120" w:after="0" w:line="360" w:lineRule="auto"/>
        <w:ind w:left="283"/>
        <w:jc w:val="cente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3512F873" wp14:editId="205F9C28">
            <wp:extent cx="5088193" cy="2921377"/>
            <wp:effectExtent l="0" t="0" r="0" b="0"/>
            <wp:docPr id="1280080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57980" cy="2961445"/>
                    </a:xfrm>
                    <a:prstGeom prst="rect">
                      <a:avLst/>
                    </a:prstGeom>
                    <a:noFill/>
                    <a:ln>
                      <a:noFill/>
                    </a:ln>
                  </pic:spPr>
                </pic:pic>
              </a:graphicData>
            </a:graphic>
          </wp:inline>
        </w:drawing>
      </w:r>
    </w:p>
    <w:p w14:paraId="06F54D26" w14:textId="77777777" w:rsidR="00095644" w:rsidRDefault="00095644" w:rsidP="00095644">
      <w:pPr>
        <w:spacing w:after="0" w:line="360" w:lineRule="auto"/>
        <w:rPr>
          <w:rFonts w:ascii="Times New Roman" w:hAnsi="Times New Roman" w:cs="Times New Roman"/>
          <w:noProof/>
          <w:sz w:val="32"/>
          <w:szCs w:val="32"/>
        </w:rPr>
      </w:pPr>
    </w:p>
    <w:p w14:paraId="1E4ED6DA" w14:textId="0B9D5D89" w:rsidR="00095644" w:rsidRDefault="00095644" w:rsidP="00095644">
      <w:pPr>
        <w:spacing w:after="0" w:line="360" w:lineRule="auto"/>
        <w:ind w:left="283"/>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3A1F424" wp14:editId="439B95AA">
            <wp:extent cx="5294098" cy="2847975"/>
            <wp:effectExtent l="0" t="0" r="1905" b="0"/>
            <wp:docPr id="9090696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8766" cy="2904281"/>
                    </a:xfrm>
                    <a:prstGeom prst="rect">
                      <a:avLst/>
                    </a:prstGeom>
                    <a:noFill/>
                    <a:ln>
                      <a:noFill/>
                    </a:ln>
                  </pic:spPr>
                </pic:pic>
              </a:graphicData>
            </a:graphic>
          </wp:inline>
        </w:drawing>
      </w:r>
    </w:p>
    <w:p w14:paraId="16F14F49" w14:textId="77777777" w:rsidR="00095644" w:rsidRPr="00095644" w:rsidRDefault="00095644" w:rsidP="00095644">
      <w:pPr>
        <w:spacing w:after="0" w:line="360" w:lineRule="auto"/>
        <w:ind w:left="283"/>
        <w:jc w:val="center"/>
        <w:rPr>
          <w:rFonts w:ascii="Times New Roman" w:hAnsi="Times New Roman" w:cs="Times New Roman"/>
          <w:sz w:val="20"/>
          <w:szCs w:val="20"/>
        </w:rPr>
      </w:pPr>
    </w:p>
    <w:p w14:paraId="0B72FB02" w14:textId="0956E755" w:rsidR="00095644" w:rsidRPr="00426A9C" w:rsidRDefault="00095644" w:rsidP="00095644">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8.5. Snapshot 4 – Dataset shape before and after cleaning</w:t>
      </w:r>
    </w:p>
    <w:p w14:paraId="4D2522DC" w14:textId="77777777" w:rsidR="00095644" w:rsidRPr="006573B3" w:rsidRDefault="00095644" w:rsidP="00095644">
      <w:pPr>
        <w:spacing w:after="0" w:line="360" w:lineRule="auto"/>
        <w:ind w:left="57"/>
        <w:rPr>
          <w:rFonts w:ascii="Times New Roman" w:hAnsi="Times New Roman" w:cs="Times New Roman"/>
          <w:sz w:val="28"/>
          <w:szCs w:val="28"/>
        </w:rPr>
      </w:pPr>
      <w:r w:rsidRPr="006573B3">
        <w:rPr>
          <w:rFonts w:ascii="Times New Roman" w:hAnsi="Times New Roman" w:cs="Times New Roman"/>
          <w:b/>
          <w:bCs/>
          <w:sz w:val="28"/>
          <w:szCs w:val="28"/>
        </w:rPr>
        <w:t>Description:</w:t>
      </w:r>
      <w:r w:rsidRPr="006573B3">
        <w:rPr>
          <w:rFonts w:ascii="Times New Roman" w:hAnsi="Times New Roman" w:cs="Times New Roman"/>
          <w:sz w:val="28"/>
          <w:szCs w:val="28"/>
        </w:rPr>
        <w:t xml:space="preserve"> Printed output showing the shape of the </w:t>
      </w:r>
      <w:proofErr w:type="spellStart"/>
      <w:r w:rsidRPr="006573B3">
        <w:rPr>
          <w:rFonts w:ascii="Times New Roman" w:hAnsi="Times New Roman" w:cs="Times New Roman"/>
          <w:sz w:val="28"/>
          <w:szCs w:val="28"/>
        </w:rPr>
        <w:t>DataFrame</w:t>
      </w:r>
      <w:proofErr w:type="spellEnd"/>
      <w:r w:rsidRPr="006573B3">
        <w:rPr>
          <w:rFonts w:ascii="Times New Roman" w:hAnsi="Times New Roman" w:cs="Times New Roman"/>
          <w:sz w:val="28"/>
          <w:szCs w:val="28"/>
        </w:rPr>
        <w:t xml:space="preserve"> before and after the cleaning process. This confirms the number of records removed during preprocessing.</w:t>
      </w:r>
    </w:p>
    <w:p w14:paraId="24B72A90" w14:textId="0D234B44" w:rsidR="00095644" w:rsidRPr="006573B3" w:rsidRDefault="002D3215" w:rsidP="00095644">
      <w:pPr>
        <w:spacing w:after="0" w:line="360" w:lineRule="auto"/>
        <w:ind w:left="57"/>
        <w:rPr>
          <w:rFonts w:ascii="Times New Roman" w:hAnsi="Times New Roman" w:cs="Times New Roman"/>
          <w:sz w:val="28"/>
          <w:szCs w:val="28"/>
        </w:rPr>
      </w:pPr>
      <w:r>
        <w:rPr>
          <w:rFonts w:ascii="Times New Roman" w:hAnsi="Times New Roman" w:cs="Times New Roman"/>
          <w:sz w:val="28"/>
          <w:szCs w:val="28"/>
        </w:rPr>
        <w:lastRenderedPageBreak/>
        <w:t>O</w:t>
      </w:r>
      <w:r w:rsidR="00095644" w:rsidRPr="006573B3">
        <w:rPr>
          <w:rFonts w:ascii="Times New Roman" w:hAnsi="Times New Roman" w:cs="Times New Roman"/>
          <w:sz w:val="28"/>
          <w:szCs w:val="28"/>
        </w:rPr>
        <w:t>utput:</w:t>
      </w:r>
    </w:p>
    <w:p w14:paraId="12A72DC0" w14:textId="64968190" w:rsidR="00095644" w:rsidRDefault="00095644" w:rsidP="00095644">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CD11DAC" wp14:editId="3D1F1415">
            <wp:extent cx="3510280" cy="325821"/>
            <wp:effectExtent l="0" t="0" r="0" b="0"/>
            <wp:docPr id="12910687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10991" cy="325887"/>
                    </a:xfrm>
                    <a:prstGeom prst="rect">
                      <a:avLst/>
                    </a:prstGeom>
                    <a:noFill/>
                    <a:ln>
                      <a:noFill/>
                    </a:ln>
                  </pic:spPr>
                </pic:pic>
              </a:graphicData>
            </a:graphic>
          </wp:inline>
        </w:drawing>
      </w:r>
      <w:r>
        <w:rPr>
          <w:rFonts w:ascii="Times New Roman" w:hAnsi="Times New Roman" w:cs="Times New Roman"/>
          <w:noProof/>
          <w:sz w:val="32"/>
          <w:szCs w:val="32"/>
        </w:rPr>
        <w:drawing>
          <wp:inline distT="0" distB="0" distL="0" distR="0" wp14:anchorId="70C20C29" wp14:editId="1389E2E1">
            <wp:extent cx="4477385" cy="304800"/>
            <wp:effectExtent l="0" t="0" r="0" b="0"/>
            <wp:docPr id="8445514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7385" cy="304800"/>
                    </a:xfrm>
                    <a:prstGeom prst="rect">
                      <a:avLst/>
                    </a:prstGeom>
                    <a:noFill/>
                    <a:ln>
                      <a:noFill/>
                    </a:ln>
                  </pic:spPr>
                </pic:pic>
              </a:graphicData>
            </a:graphic>
          </wp:inline>
        </w:drawing>
      </w:r>
    </w:p>
    <w:p w14:paraId="1E8630F3" w14:textId="6CADF8E1" w:rsidR="00095644" w:rsidRPr="00426A9C" w:rsidRDefault="00095644" w:rsidP="00095644">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8.6. Snapshot 5 – Feature correlation with target variables</w:t>
      </w:r>
    </w:p>
    <w:p w14:paraId="36BE2567" w14:textId="4BC7325F" w:rsidR="00095644" w:rsidRPr="006573B3" w:rsidRDefault="00095644" w:rsidP="00095644">
      <w:pPr>
        <w:spacing w:after="0" w:line="360" w:lineRule="auto"/>
        <w:ind w:left="57"/>
        <w:rPr>
          <w:rFonts w:ascii="Times New Roman" w:hAnsi="Times New Roman" w:cs="Times New Roman"/>
          <w:sz w:val="28"/>
          <w:szCs w:val="28"/>
        </w:rPr>
      </w:pPr>
      <w:r w:rsidRPr="006573B3">
        <w:rPr>
          <w:rFonts w:ascii="Times New Roman" w:hAnsi="Times New Roman" w:cs="Times New Roman"/>
          <w:b/>
          <w:bCs/>
          <w:sz w:val="28"/>
          <w:szCs w:val="28"/>
        </w:rPr>
        <w:t>Description:</w:t>
      </w:r>
      <w:r w:rsidRPr="006573B3">
        <w:rPr>
          <w:rFonts w:ascii="Times New Roman" w:hAnsi="Times New Roman" w:cs="Times New Roman"/>
          <w:sz w:val="28"/>
          <w:szCs w:val="28"/>
        </w:rPr>
        <w:t xml:space="preserve"> Printed output of the correlation between each selected feature and the target variable Sales. This output was used to confirm that the selected features have meaningful relationships with Sales before model training.</w:t>
      </w:r>
    </w:p>
    <w:p w14:paraId="40B0E8B9" w14:textId="39E18DDA" w:rsidR="00095644" w:rsidRDefault="00095644" w:rsidP="00095644">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5C51826" wp14:editId="54F0EDD9">
            <wp:extent cx="3521075" cy="1607820"/>
            <wp:effectExtent l="0" t="0" r="3175" b="0"/>
            <wp:docPr id="3932860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21075" cy="1607820"/>
                    </a:xfrm>
                    <a:prstGeom prst="rect">
                      <a:avLst/>
                    </a:prstGeom>
                    <a:noFill/>
                    <a:ln>
                      <a:noFill/>
                    </a:ln>
                  </pic:spPr>
                </pic:pic>
              </a:graphicData>
            </a:graphic>
          </wp:inline>
        </w:drawing>
      </w:r>
    </w:p>
    <w:p w14:paraId="63F3EE8E" w14:textId="5C5728F9" w:rsidR="00095644" w:rsidRPr="00426A9C" w:rsidRDefault="00095644" w:rsidP="00095644">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8.7. Snapshot 6 – Model comparison bar chart</w:t>
      </w:r>
    </w:p>
    <w:p w14:paraId="6189FE0C" w14:textId="2369C58D" w:rsidR="00095644" w:rsidRPr="00095644" w:rsidRDefault="00095644" w:rsidP="002E7BD0">
      <w:pPr>
        <w:spacing w:after="0" w:line="360" w:lineRule="auto"/>
        <w:ind w:left="57"/>
        <w:rPr>
          <w:rFonts w:ascii="Times New Roman" w:hAnsi="Times New Roman" w:cs="Times New Roman"/>
          <w:sz w:val="28"/>
          <w:szCs w:val="28"/>
        </w:rPr>
      </w:pPr>
      <w:r w:rsidRPr="006573B3">
        <w:rPr>
          <w:rFonts w:ascii="Times New Roman" w:hAnsi="Times New Roman" w:cs="Times New Roman"/>
          <w:b/>
          <w:bCs/>
          <w:sz w:val="28"/>
          <w:szCs w:val="28"/>
        </w:rPr>
        <w:t>Description:</w:t>
      </w:r>
      <w:r w:rsidRPr="006573B3">
        <w:rPr>
          <w:rFonts w:ascii="Times New Roman" w:hAnsi="Times New Roman" w:cs="Times New Roman"/>
          <w:sz w:val="28"/>
          <w:szCs w:val="28"/>
        </w:rPr>
        <w:t xml:space="preserve"> A bar chart comparing the R² scores of all three models — Linear Regression, Random Forest, and </w:t>
      </w:r>
      <w:proofErr w:type="spellStart"/>
      <w:r w:rsidRPr="006573B3">
        <w:rPr>
          <w:rFonts w:ascii="Times New Roman" w:hAnsi="Times New Roman" w:cs="Times New Roman"/>
          <w:sz w:val="28"/>
          <w:szCs w:val="28"/>
        </w:rPr>
        <w:t>XGBoost</w:t>
      </w:r>
      <w:proofErr w:type="spellEnd"/>
      <w:r w:rsidRPr="006573B3">
        <w:rPr>
          <w:rFonts w:ascii="Times New Roman" w:hAnsi="Times New Roman" w:cs="Times New Roman"/>
          <w:sz w:val="28"/>
          <w:szCs w:val="28"/>
        </w:rPr>
        <w:t xml:space="preserve">. The chart clearly shows that </w:t>
      </w:r>
      <w:proofErr w:type="spellStart"/>
      <w:r w:rsidRPr="006573B3">
        <w:rPr>
          <w:rFonts w:ascii="Times New Roman" w:hAnsi="Times New Roman" w:cs="Times New Roman"/>
          <w:sz w:val="28"/>
          <w:szCs w:val="28"/>
        </w:rPr>
        <w:t>XGBoost</w:t>
      </w:r>
      <w:proofErr w:type="spellEnd"/>
      <w:r w:rsidRPr="006573B3">
        <w:rPr>
          <w:rFonts w:ascii="Times New Roman" w:hAnsi="Times New Roman" w:cs="Times New Roman"/>
          <w:sz w:val="28"/>
          <w:szCs w:val="28"/>
        </w:rPr>
        <w:t xml:space="preserve"> achieves the highest R² score of 0.8233, followed closely by Random Forest at 0.8182, with Linear Regression significantly lower at 0.6136. This visual comparison justified the selection of </w:t>
      </w:r>
      <w:proofErr w:type="spellStart"/>
      <w:r w:rsidRPr="006573B3">
        <w:rPr>
          <w:rFonts w:ascii="Times New Roman" w:hAnsi="Times New Roman" w:cs="Times New Roman"/>
          <w:sz w:val="28"/>
          <w:szCs w:val="28"/>
        </w:rPr>
        <w:t>XGBoost</w:t>
      </w:r>
      <w:proofErr w:type="spellEnd"/>
      <w:r w:rsidRPr="006573B3">
        <w:rPr>
          <w:rFonts w:ascii="Times New Roman" w:hAnsi="Times New Roman" w:cs="Times New Roman"/>
          <w:sz w:val="28"/>
          <w:szCs w:val="28"/>
        </w:rPr>
        <w:t xml:space="preserve"> as the final model.</w:t>
      </w:r>
    </w:p>
    <w:p w14:paraId="605B38FD" w14:textId="35146A85" w:rsidR="00095644" w:rsidRDefault="00095644" w:rsidP="00095644">
      <w:pPr>
        <w:spacing w:after="0" w:line="360" w:lineRule="auto"/>
        <w:ind w:left="57"/>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4B90521" wp14:editId="7EED5E2F">
            <wp:extent cx="5029200" cy="2654300"/>
            <wp:effectExtent l="0" t="0" r="0" b="0"/>
            <wp:docPr id="5876140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76423" cy="2679223"/>
                    </a:xfrm>
                    <a:prstGeom prst="rect">
                      <a:avLst/>
                    </a:prstGeom>
                    <a:noFill/>
                    <a:ln>
                      <a:noFill/>
                    </a:ln>
                  </pic:spPr>
                </pic:pic>
              </a:graphicData>
            </a:graphic>
          </wp:inline>
        </w:drawing>
      </w:r>
    </w:p>
    <w:p w14:paraId="577C04D0" w14:textId="1DD6EEDF" w:rsidR="00095644" w:rsidRPr="00426A9C" w:rsidRDefault="00095644" w:rsidP="00095644">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lastRenderedPageBreak/>
        <w:t>8.8. Snapshot 7 – Model results table</w:t>
      </w:r>
    </w:p>
    <w:p w14:paraId="02609EDA" w14:textId="2737BBBF" w:rsidR="00095644" w:rsidRPr="006573B3" w:rsidRDefault="00095644" w:rsidP="00095644">
      <w:pPr>
        <w:spacing w:after="0" w:line="360" w:lineRule="auto"/>
        <w:ind w:left="57"/>
        <w:rPr>
          <w:rFonts w:ascii="Times New Roman" w:hAnsi="Times New Roman" w:cs="Times New Roman"/>
          <w:sz w:val="28"/>
          <w:szCs w:val="28"/>
        </w:rPr>
      </w:pPr>
      <w:r w:rsidRPr="006573B3">
        <w:rPr>
          <w:rFonts w:ascii="Times New Roman" w:hAnsi="Times New Roman" w:cs="Times New Roman"/>
          <w:b/>
          <w:bCs/>
          <w:sz w:val="28"/>
          <w:szCs w:val="28"/>
        </w:rPr>
        <w:t>Description:</w:t>
      </w:r>
      <w:r w:rsidRPr="006573B3">
        <w:rPr>
          <w:rFonts w:ascii="Times New Roman" w:hAnsi="Times New Roman" w:cs="Times New Roman"/>
          <w:sz w:val="28"/>
          <w:szCs w:val="28"/>
        </w:rPr>
        <w:t xml:space="preserve"> A structured </w:t>
      </w:r>
      <w:proofErr w:type="spellStart"/>
      <w:r w:rsidRPr="006573B3">
        <w:rPr>
          <w:rFonts w:ascii="Times New Roman" w:hAnsi="Times New Roman" w:cs="Times New Roman"/>
          <w:sz w:val="28"/>
          <w:szCs w:val="28"/>
        </w:rPr>
        <w:t>DataFrame</w:t>
      </w:r>
      <w:proofErr w:type="spellEnd"/>
      <w:r w:rsidRPr="006573B3">
        <w:rPr>
          <w:rFonts w:ascii="Times New Roman" w:hAnsi="Times New Roman" w:cs="Times New Roman"/>
          <w:sz w:val="28"/>
          <w:szCs w:val="28"/>
        </w:rPr>
        <w:t xml:space="preserve"> output showing the final comparison of all three models with their R² scores and MAE values:</w:t>
      </w:r>
    </w:p>
    <w:p w14:paraId="5BD09BC5" w14:textId="3FC043BB" w:rsidR="00095644" w:rsidRDefault="00095644" w:rsidP="00095644">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1EE8EF7" wp14:editId="1CCB5673">
            <wp:extent cx="3846830" cy="935355"/>
            <wp:effectExtent l="0" t="0" r="1270" b="0"/>
            <wp:docPr id="13423242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6830" cy="935355"/>
                    </a:xfrm>
                    <a:prstGeom prst="rect">
                      <a:avLst/>
                    </a:prstGeom>
                    <a:noFill/>
                    <a:ln>
                      <a:noFill/>
                    </a:ln>
                  </pic:spPr>
                </pic:pic>
              </a:graphicData>
            </a:graphic>
          </wp:inline>
        </w:drawing>
      </w:r>
    </w:p>
    <w:p w14:paraId="0824291D" w14:textId="635D485C" w:rsidR="00095644" w:rsidRPr="00426A9C" w:rsidRDefault="00095644" w:rsidP="00095644">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8.9. Snapshot 8 – Feature importance chart</w:t>
      </w:r>
    </w:p>
    <w:p w14:paraId="066F0C12" w14:textId="10F6FAA2" w:rsidR="00095644" w:rsidRPr="006573B3" w:rsidRDefault="00095644" w:rsidP="00095644">
      <w:pPr>
        <w:spacing w:after="0" w:line="360" w:lineRule="auto"/>
        <w:ind w:left="57"/>
        <w:rPr>
          <w:rFonts w:ascii="Times New Roman" w:hAnsi="Times New Roman" w:cs="Times New Roman"/>
          <w:sz w:val="28"/>
          <w:szCs w:val="28"/>
        </w:rPr>
      </w:pPr>
      <w:r w:rsidRPr="006573B3">
        <w:rPr>
          <w:rFonts w:ascii="Times New Roman" w:hAnsi="Times New Roman" w:cs="Times New Roman"/>
          <w:b/>
          <w:bCs/>
          <w:sz w:val="28"/>
          <w:szCs w:val="28"/>
        </w:rPr>
        <w:t>Description:</w:t>
      </w:r>
      <w:r w:rsidRPr="006573B3">
        <w:rPr>
          <w:rFonts w:ascii="Times New Roman" w:hAnsi="Times New Roman" w:cs="Times New Roman"/>
          <w:sz w:val="28"/>
          <w:szCs w:val="28"/>
        </w:rPr>
        <w:t xml:space="preserve"> A horizontal bar chart showing the importance of each feature as determined by the </w:t>
      </w:r>
      <w:proofErr w:type="spellStart"/>
      <w:r w:rsidRPr="006573B3">
        <w:rPr>
          <w:rFonts w:ascii="Times New Roman" w:hAnsi="Times New Roman" w:cs="Times New Roman"/>
          <w:sz w:val="28"/>
          <w:szCs w:val="28"/>
        </w:rPr>
        <w:t>XGBoost</w:t>
      </w:r>
      <w:proofErr w:type="spellEnd"/>
      <w:r w:rsidRPr="006573B3">
        <w:rPr>
          <w:rFonts w:ascii="Times New Roman" w:hAnsi="Times New Roman" w:cs="Times New Roman"/>
          <w:sz w:val="28"/>
          <w:szCs w:val="28"/>
        </w:rPr>
        <w:t xml:space="preserve"> model. The chart ranks feature by their contribution to the model's predictions. </w:t>
      </w:r>
      <w:r w:rsidR="002D3215" w:rsidRPr="002D3215">
        <w:rPr>
          <w:rFonts w:ascii="Times New Roman" w:hAnsi="Times New Roman" w:cs="Times New Roman"/>
          <w:sz w:val="28"/>
          <w:szCs w:val="28"/>
        </w:rPr>
        <w:t>Order Item Product Price ranks highest</w:t>
      </w:r>
      <w:r w:rsidRPr="006573B3">
        <w:rPr>
          <w:rFonts w:ascii="Times New Roman" w:hAnsi="Times New Roman" w:cs="Times New Roman"/>
          <w:sz w:val="28"/>
          <w:szCs w:val="28"/>
        </w:rPr>
        <w:t xml:space="preserve">, followed by </w:t>
      </w:r>
      <w:proofErr w:type="spellStart"/>
      <w:r w:rsidRPr="006573B3">
        <w:rPr>
          <w:rFonts w:ascii="Times New Roman" w:hAnsi="Times New Roman" w:cs="Times New Roman"/>
          <w:sz w:val="28"/>
          <w:szCs w:val="28"/>
        </w:rPr>
        <w:t>Delivery_Delay</w:t>
      </w:r>
      <w:proofErr w:type="spellEnd"/>
      <w:r w:rsidRPr="006573B3">
        <w:rPr>
          <w:rFonts w:ascii="Times New Roman" w:hAnsi="Times New Roman" w:cs="Times New Roman"/>
          <w:sz w:val="28"/>
          <w:szCs w:val="28"/>
        </w:rPr>
        <w:t xml:space="preserve"> and </w:t>
      </w:r>
      <w:proofErr w:type="spellStart"/>
      <w:r w:rsidRPr="006573B3">
        <w:rPr>
          <w:rFonts w:ascii="Times New Roman" w:hAnsi="Times New Roman" w:cs="Times New Roman"/>
          <w:sz w:val="28"/>
          <w:szCs w:val="28"/>
        </w:rPr>
        <w:t>Order_Month</w:t>
      </w:r>
      <w:proofErr w:type="spellEnd"/>
      <w:r w:rsidRPr="006573B3">
        <w:rPr>
          <w:rFonts w:ascii="Times New Roman" w:hAnsi="Times New Roman" w:cs="Times New Roman"/>
          <w:sz w:val="28"/>
          <w:szCs w:val="28"/>
        </w:rPr>
        <w:t>. This visualization helps interpret the model's behaviour and confirms that the engineered features contributed meaningfully to prediction accuracy.</w:t>
      </w:r>
    </w:p>
    <w:p w14:paraId="218975C6" w14:textId="09AAA170" w:rsidR="00095644" w:rsidRDefault="00095644" w:rsidP="00DC5E27">
      <w:pPr>
        <w:spacing w:after="0" w:line="360" w:lineRule="auto"/>
        <w:ind w:left="57"/>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A891068" wp14:editId="61CD8C1E">
            <wp:extent cx="5250426" cy="2764126"/>
            <wp:effectExtent l="0" t="0" r="7620" b="0"/>
            <wp:docPr id="1631310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7334" cy="2783556"/>
                    </a:xfrm>
                    <a:prstGeom prst="rect">
                      <a:avLst/>
                    </a:prstGeom>
                    <a:noFill/>
                    <a:ln>
                      <a:noFill/>
                    </a:ln>
                  </pic:spPr>
                </pic:pic>
              </a:graphicData>
            </a:graphic>
          </wp:inline>
        </w:drawing>
      </w:r>
    </w:p>
    <w:p w14:paraId="684B23D0" w14:textId="32E23191" w:rsidR="00095644" w:rsidRPr="00426A9C" w:rsidRDefault="00095644" w:rsidP="00095644">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8.10. Snapshot 9 – Actual vs predicted scatter plot</w:t>
      </w:r>
    </w:p>
    <w:p w14:paraId="194E380D" w14:textId="013D3C8B" w:rsidR="00095644" w:rsidRPr="006573B3" w:rsidRDefault="00095644" w:rsidP="00095644">
      <w:pPr>
        <w:spacing w:after="0" w:line="360" w:lineRule="auto"/>
        <w:ind w:left="57"/>
        <w:rPr>
          <w:rFonts w:ascii="Times New Roman" w:hAnsi="Times New Roman" w:cs="Times New Roman"/>
          <w:sz w:val="28"/>
          <w:szCs w:val="28"/>
        </w:rPr>
      </w:pPr>
      <w:r w:rsidRPr="006573B3">
        <w:rPr>
          <w:rFonts w:ascii="Times New Roman" w:hAnsi="Times New Roman" w:cs="Times New Roman"/>
          <w:b/>
          <w:bCs/>
          <w:sz w:val="28"/>
          <w:szCs w:val="28"/>
        </w:rPr>
        <w:t>Description:</w:t>
      </w:r>
      <w:r w:rsidRPr="006573B3">
        <w:rPr>
          <w:rFonts w:ascii="Times New Roman" w:hAnsi="Times New Roman" w:cs="Times New Roman"/>
          <w:sz w:val="28"/>
          <w:szCs w:val="28"/>
        </w:rPr>
        <w:t xml:space="preserve"> A scatter plot comparing actual Sales values against the model's predicted values on the test set. In a perfect model, all points would lie exactly on the diagonal line. The plot shows that the majority of predictions cluster closely around this diagonal, confirming strong model performance. Deviations are more noticeable for high-value orders, which aligns with the error analysis findings.</w:t>
      </w:r>
    </w:p>
    <w:p w14:paraId="641E4DC3" w14:textId="3558A767" w:rsidR="00095644" w:rsidRDefault="00095644" w:rsidP="00095644">
      <w:pPr>
        <w:spacing w:after="0" w:line="360" w:lineRule="auto"/>
        <w:ind w:left="57"/>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E5DFD2E" wp14:editId="423295B7">
            <wp:extent cx="5501148" cy="3110658"/>
            <wp:effectExtent l="0" t="0" r="4445" b="0"/>
            <wp:docPr id="574819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58991" cy="3143366"/>
                    </a:xfrm>
                    <a:prstGeom prst="rect">
                      <a:avLst/>
                    </a:prstGeom>
                    <a:noFill/>
                    <a:ln>
                      <a:noFill/>
                    </a:ln>
                  </pic:spPr>
                </pic:pic>
              </a:graphicData>
            </a:graphic>
          </wp:inline>
        </w:drawing>
      </w:r>
    </w:p>
    <w:p w14:paraId="7196F249" w14:textId="77777777" w:rsidR="00DC5E27" w:rsidRDefault="00DC5E27" w:rsidP="00095644">
      <w:pPr>
        <w:spacing w:after="0" w:line="360" w:lineRule="auto"/>
        <w:ind w:left="57"/>
        <w:jc w:val="center"/>
        <w:rPr>
          <w:rFonts w:ascii="Times New Roman" w:hAnsi="Times New Roman" w:cs="Times New Roman"/>
          <w:sz w:val="36"/>
          <w:szCs w:val="36"/>
        </w:rPr>
      </w:pPr>
    </w:p>
    <w:p w14:paraId="501BBCF8" w14:textId="77777777" w:rsidR="007B7622" w:rsidRDefault="007B7622" w:rsidP="00095644">
      <w:pPr>
        <w:spacing w:after="0" w:line="360" w:lineRule="auto"/>
        <w:ind w:left="57"/>
        <w:jc w:val="center"/>
        <w:rPr>
          <w:rFonts w:ascii="Times New Roman" w:hAnsi="Times New Roman" w:cs="Times New Roman"/>
          <w:sz w:val="36"/>
          <w:szCs w:val="36"/>
        </w:rPr>
      </w:pPr>
    </w:p>
    <w:p w14:paraId="0B048526" w14:textId="77777777" w:rsidR="007B7622" w:rsidRDefault="007B7622" w:rsidP="00095644">
      <w:pPr>
        <w:spacing w:after="0" w:line="360" w:lineRule="auto"/>
        <w:ind w:left="57"/>
        <w:jc w:val="center"/>
        <w:rPr>
          <w:rFonts w:ascii="Times New Roman" w:hAnsi="Times New Roman" w:cs="Times New Roman"/>
          <w:sz w:val="36"/>
          <w:szCs w:val="36"/>
        </w:rPr>
      </w:pPr>
    </w:p>
    <w:p w14:paraId="636D9ABB" w14:textId="77777777" w:rsidR="007B7622" w:rsidRDefault="007B7622" w:rsidP="00095644">
      <w:pPr>
        <w:spacing w:after="0" w:line="360" w:lineRule="auto"/>
        <w:ind w:left="57"/>
        <w:jc w:val="center"/>
        <w:rPr>
          <w:rFonts w:ascii="Times New Roman" w:hAnsi="Times New Roman" w:cs="Times New Roman"/>
          <w:sz w:val="36"/>
          <w:szCs w:val="36"/>
        </w:rPr>
      </w:pPr>
    </w:p>
    <w:p w14:paraId="701ED996" w14:textId="77777777" w:rsidR="007B7622" w:rsidRDefault="007B7622" w:rsidP="00095644">
      <w:pPr>
        <w:spacing w:after="0" w:line="360" w:lineRule="auto"/>
        <w:ind w:left="57"/>
        <w:jc w:val="center"/>
        <w:rPr>
          <w:rFonts w:ascii="Times New Roman" w:hAnsi="Times New Roman" w:cs="Times New Roman"/>
          <w:sz w:val="36"/>
          <w:szCs w:val="36"/>
        </w:rPr>
      </w:pPr>
    </w:p>
    <w:p w14:paraId="6C6CA142" w14:textId="77777777" w:rsidR="007B7622" w:rsidRDefault="007B7622" w:rsidP="00095644">
      <w:pPr>
        <w:spacing w:after="0" w:line="360" w:lineRule="auto"/>
        <w:ind w:left="57"/>
        <w:jc w:val="center"/>
        <w:rPr>
          <w:rFonts w:ascii="Times New Roman" w:hAnsi="Times New Roman" w:cs="Times New Roman"/>
          <w:sz w:val="36"/>
          <w:szCs w:val="36"/>
        </w:rPr>
      </w:pPr>
    </w:p>
    <w:p w14:paraId="4AE858F2" w14:textId="77777777" w:rsidR="007B7622" w:rsidRDefault="007B7622" w:rsidP="00095644">
      <w:pPr>
        <w:spacing w:after="0" w:line="360" w:lineRule="auto"/>
        <w:ind w:left="57"/>
        <w:jc w:val="center"/>
        <w:rPr>
          <w:rFonts w:ascii="Times New Roman" w:hAnsi="Times New Roman" w:cs="Times New Roman"/>
          <w:sz w:val="36"/>
          <w:szCs w:val="36"/>
        </w:rPr>
      </w:pPr>
    </w:p>
    <w:p w14:paraId="457298C8" w14:textId="77777777" w:rsidR="007B7622" w:rsidRDefault="007B7622" w:rsidP="00095644">
      <w:pPr>
        <w:spacing w:after="0" w:line="360" w:lineRule="auto"/>
        <w:ind w:left="57"/>
        <w:jc w:val="center"/>
        <w:rPr>
          <w:rFonts w:ascii="Times New Roman" w:hAnsi="Times New Roman" w:cs="Times New Roman"/>
          <w:sz w:val="36"/>
          <w:szCs w:val="36"/>
        </w:rPr>
      </w:pPr>
    </w:p>
    <w:p w14:paraId="5BA1779D" w14:textId="77777777" w:rsidR="007B7622" w:rsidRDefault="007B7622" w:rsidP="00095644">
      <w:pPr>
        <w:spacing w:after="0" w:line="360" w:lineRule="auto"/>
        <w:ind w:left="57"/>
        <w:jc w:val="center"/>
        <w:rPr>
          <w:rFonts w:ascii="Times New Roman" w:hAnsi="Times New Roman" w:cs="Times New Roman"/>
          <w:sz w:val="36"/>
          <w:szCs w:val="36"/>
        </w:rPr>
      </w:pPr>
    </w:p>
    <w:p w14:paraId="4DC24C7C" w14:textId="77777777" w:rsidR="007B7622" w:rsidRDefault="007B7622" w:rsidP="00095644">
      <w:pPr>
        <w:spacing w:after="0" w:line="360" w:lineRule="auto"/>
        <w:ind w:left="57"/>
        <w:jc w:val="center"/>
        <w:rPr>
          <w:rFonts w:ascii="Times New Roman" w:hAnsi="Times New Roman" w:cs="Times New Roman"/>
          <w:sz w:val="36"/>
          <w:szCs w:val="36"/>
        </w:rPr>
      </w:pPr>
    </w:p>
    <w:p w14:paraId="55B6BFB1" w14:textId="77777777" w:rsidR="007B7622" w:rsidRDefault="007B7622" w:rsidP="00095644">
      <w:pPr>
        <w:spacing w:after="0" w:line="360" w:lineRule="auto"/>
        <w:ind w:left="57"/>
        <w:jc w:val="center"/>
        <w:rPr>
          <w:rFonts w:ascii="Times New Roman" w:hAnsi="Times New Roman" w:cs="Times New Roman"/>
          <w:sz w:val="36"/>
          <w:szCs w:val="36"/>
        </w:rPr>
      </w:pPr>
    </w:p>
    <w:p w14:paraId="0D10005C" w14:textId="77777777" w:rsidR="007B7622" w:rsidRDefault="007B7622" w:rsidP="00095644">
      <w:pPr>
        <w:spacing w:after="0" w:line="360" w:lineRule="auto"/>
        <w:ind w:left="57"/>
        <w:jc w:val="center"/>
        <w:rPr>
          <w:rFonts w:ascii="Times New Roman" w:hAnsi="Times New Roman" w:cs="Times New Roman"/>
          <w:sz w:val="36"/>
          <w:szCs w:val="36"/>
        </w:rPr>
      </w:pPr>
    </w:p>
    <w:p w14:paraId="75672279" w14:textId="77777777" w:rsidR="007B7622" w:rsidRDefault="007B7622" w:rsidP="00095644">
      <w:pPr>
        <w:spacing w:after="0" w:line="360" w:lineRule="auto"/>
        <w:ind w:left="57"/>
        <w:jc w:val="center"/>
        <w:rPr>
          <w:rFonts w:ascii="Times New Roman" w:hAnsi="Times New Roman" w:cs="Times New Roman"/>
          <w:sz w:val="36"/>
          <w:szCs w:val="36"/>
        </w:rPr>
      </w:pPr>
    </w:p>
    <w:p w14:paraId="4120C9A5" w14:textId="77777777" w:rsidR="007B7622" w:rsidRDefault="007B7622" w:rsidP="007B7622">
      <w:pPr>
        <w:spacing w:after="0" w:line="360" w:lineRule="auto"/>
        <w:ind w:left="57"/>
        <w:rPr>
          <w:rFonts w:ascii="Times New Roman" w:hAnsi="Times New Roman" w:cs="Times New Roman"/>
          <w:sz w:val="20"/>
          <w:szCs w:val="20"/>
        </w:rPr>
      </w:pPr>
    </w:p>
    <w:p w14:paraId="518283AF" w14:textId="77777777" w:rsidR="007B7622" w:rsidRDefault="007B7622" w:rsidP="007B7622">
      <w:pPr>
        <w:spacing w:after="0" w:line="360" w:lineRule="auto"/>
        <w:ind w:left="57"/>
        <w:rPr>
          <w:rFonts w:ascii="Times New Roman" w:hAnsi="Times New Roman" w:cs="Times New Roman"/>
          <w:sz w:val="20"/>
          <w:szCs w:val="20"/>
        </w:rPr>
      </w:pPr>
    </w:p>
    <w:p w14:paraId="5F97D06A" w14:textId="77777777" w:rsidR="007B7622" w:rsidRPr="007B7622" w:rsidRDefault="007B7622" w:rsidP="007B7622">
      <w:pPr>
        <w:spacing w:after="0" w:line="360" w:lineRule="auto"/>
        <w:ind w:left="57"/>
        <w:rPr>
          <w:rFonts w:ascii="Times New Roman" w:hAnsi="Times New Roman" w:cs="Times New Roman"/>
          <w:sz w:val="20"/>
          <w:szCs w:val="20"/>
        </w:rPr>
      </w:pPr>
    </w:p>
    <w:p w14:paraId="53CD9EA4" w14:textId="0B77B786" w:rsidR="00FC14CF" w:rsidRPr="00DC5E27" w:rsidRDefault="00C33EF1" w:rsidP="001A2C83">
      <w:pPr>
        <w:spacing w:after="0" w:line="360" w:lineRule="auto"/>
        <w:ind w:left="57"/>
        <w:rPr>
          <w:rFonts w:ascii="Times New Roman" w:hAnsi="Times New Roman" w:cs="Times New Roman"/>
          <w:b/>
          <w:bCs/>
          <w:sz w:val="34"/>
          <w:szCs w:val="34"/>
          <w:u w:val="single"/>
        </w:rPr>
      </w:pPr>
      <w:r w:rsidRPr="00426A9C">
        <w:rPr>
          <w:rFonts w:ascii="Times New Roman" w:hAnsi="Times New Roman" w:cs="Times New Roman"/>
          <w:b/>
          <w:bCs/>
          <w:sz w:val="34"/>
          <w:szCs w:val="34"/>
        </w:rPr>
        <w:t>9.</w:t>
      </w:r>
      <w:r w:rsidRPr="00DC5E27">
        <w:rPr>
          <w:rFonts w:ascii="Times New Roman" w:hAnsi="Times New Roman" w:cs="Times New Roman"/>
          <w:b/>
          <w:bCs/>
          <w:sz w:val="34"/>
          <w:szCs w:val="34"/>
        </w:rPr>
        <w:t xml:space="preserve"> </w:t>
      </w:r>
      <w:r w:rsidRPr="00DC5E27">
        <w:rPr>
          <w:rFonts w:ascii="Times New Roman" w:hAnsi="Times New Roman" w:cs="Times New Roman"/>
          <w:b/>
          <w:bCs/>
          <w:sz w:val="34"/>
          <w:szCs w:val="34"/>
          <w:u w:val="single"/>
        </w:rPr>
        <w:t>Evaluation</w:t>
      </w:r>
    </w:p>
    <w:p w14:paraId="40FE791B" w14:textId="0442587F" w:rsidR="00C33EF1" w:rsidRPr="00426A9C" w:rsidRDefault="00C33EF1" w:rsidP="001A2C83">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 xml:space="preserve">9.1. </w:t>
      </w:r>
      <w:r w:rsidR="00FC7AD9" w:rsidRPr="00426A9C">
        <w:rPr>
          <w:rFonts w:ascii="Times New Roman" w:hAnsi="Times New Roman" w:cs="Times New Roman"/>
          <w:b/>
          <w:bCs/>
          <w:sz w:val="32"/>
          <w:szCs w:val="32"/>
        </w:rPr>
        <w:t>Overview</w:t>
      </w:r>
    </w:p>
    <w:p w14:paraId="25544D08" w14:textId="211BF0B7" w:rsidR="00FC7AD9" w:rsidRPr="00426A9C" w:rsidRDefault="00FC7AD9" w:rsidP="00FC7AD9">
      <w:pPr>
        <w:pStyle w:val="BodyTextIndent"/>
        <w:spacing w:line="360" w:lineRule="auto"/>
        <w:rPr>
          <w:sz w:val="28"/>
          <w:szCs w:val="28"/>
        </w:rPr>
      </w:pPr>
      <w:r w:rsidRPr="00426A9C">
        <w:rPr>
          <w:sz w:val="28"/>
          <w:szCs w:val="28"/>
        </w:rPr>
        <w:t>The evaluation phase assesses how well the trained models perform on unseen test data. Three evaluation metrics were used — R² Score, Mean Absolute Error (MAE), and Cross-Validation Score — along with visual analysis through actual vs predicted plots and feature importance charts.</w:t>
      </w:r>
    </w:p>
    <w:p w14:paraId="4A58020A" w14:textId="169C7C12" w:rsidR="00FC7AD9" w:rsidRPr="00426A9C" w:rsidRDefault="00FC7AD9" w:rsidP="001A2C83">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9.2. Evaluation metrics explained</w:t>
      </w:r>
    </w:p>
    <w:p w14:paraId="478950E0" w14:textId="77777777" w:rsidR="00240365" w:rsidRPr="00426A9C" w:rsidRDefault="00240365" w:rsidP="00240365">
      <w:pPr>
        <w:pStyle w:val="ListParagraph"/>
        <w:numPr>
          <w:ilvl w:val="0"/>
          <w:numId w:val="23"/>
        </w:numPr>
        <w:spacing w:after="0" w:line="360" w:lineRule="auto"/>
        <w:ind w:left="417"/>
        <w:rPr>
          <w:rFonts w:ascii="Times New Roman" w:hAnsi="Times New Roman" w:cs="Times New Roman"/>
          <w:sz w:val="28"/>
          <w:szCs w:val="28"/>
        </w:rPr>
      </w:pPr>
      <w:r w:rsidRPr="00426A9C">
        <w:rPr>
          <w:rFonts w:ascii="Times New Roman" w:hAnsi="Times New Roman" w:cs="Times New Roman"/>
          <w:b/>
          <w:bCs/>
          <w:sz w:val="28"/>
          <w:szCs w:val="28"/>
        </w:rPr>
        <w:t>R² Score (Coefficient of Determination):</w:t>
      </w:r>
      <w:r w:rsidRPr="00426A9C">
        <w:rPr>
          <w:rFonts w:ascii="Times New Roman" w:hAnsi="Times New Roman" w:cs="Times New Roman"/>
          <w:sz w:val="28"/>
          <w:szCs w:val="28"/>
        </w:rPr>
        <w:t xml:space="preserve"> Measures how well the model explains the variance in the target variable (Sales). A value of 1.0 indicates a perfect fit, while 0.0 means the model performs no better than simply predicting the mean value.</w:t>
      </w:r>
    </w:p>
    <w:p w14:paraId="79F0778A" w14:textId="77777777" w:rsidR="00240365" w:rsidRPr="00426A9C" w:rsidRDefault="00240365" w:rsidP="00240365">
      <w:pPr>
        <w:pStyle w:val="ListParagraph"/>
        <w:numPr>
          <w:ilvl w:val="0"/>
          <w:numId w:val="23"/>
        </w:numPr>
        <w:spacing w:after="0" w:line="360" w:lineRule="auto"/>
        <w:ind w:left="417"/>
        <w:rPr>
          <w:rFonts w:ascii="Times New Roman" w:hAnsi="Times New Roman" w:cs="Times New Roman"/>
          <w:sz w:val="28"/>
          <w:szCs w:val="28"/>
        </w:rPr>
      </w:pPr>
      <w:r w:rsidRPr="00426A9C">
        <w:rPr>
          <w:rFonts w:ascii="Times New Roman" w:hAnsi="Times New Roman" w:cs="Times New Roman"/>
          <w:b/>
          <w:bCs/>
          <w:sz w:val="28"/>
          <w:szCs w:val="28"/>
        </w:rPr>
        <w:t>Mean Absolute Error (MAE):</w:t>
      </w:r>
      <w:r w:rsidRPr="00426A9C">
        <w:rPr>
          <w:rFonts w:ascii="Times New Roman" w:hAnsi="Times New Roman" w:cs="Times New Roman"/>
          <w:sz w:val="28"/>
          <w:szCs w:val="28"/>
        </w:rPr>
        <w:t xml:space="preserve"> Measures the average absolute difference between actual and predicted sales values in real-world units. A lower MAE indicates more accurate predictions.</w:t>
      </w:r>
    </w:p>
    <w:p w14:paraId="1926E4FE" w14:textId="77777777" w:rsidR="00240365" w:rsidRPr="00426A9C" w:rsidRDefault="00240365" w:rsidP="00240365">
      <w:pPr>
        <w:pStyle w:val="ListParagraph"/>
        <w:numPr>
          <w:ilvl w:val="0"/>
          <w:numId w:val="23"/>
        </w:numPr>
        <w:spacing w:after="0" w:line="360" w:lineRule="auto"/>
        <w:ind w:left="417"/>
        <w:rPr>
          <w:rFonts w:ascii="Times New Roman" w:hAnsi="Times New Roman" w:cs="Times New Roman"/>
          <w:sz w:val="28"/>
          <w:szCs w:val="28"/>
        </w:rPr>
      </w:pPr>
      <w:r w:rsidRPr="00426A9C">
        <w:rPr>
          <w:rFonts w:ascii="Times New Roman" w:hAnsi="Times New Roman" w:cs="Times New Roman"/>
          <w:b/>
          <w:bCs/>
          <w:sz w:val="28"/>
          <w:szCs w:val="28"/>
        </w:rPr>
        <w:t>Cross-Validation Score:</w:t>
      </w:r>
      <w:r w:rsidRPr="00426A9C">
        <w:rPr>
          <w:rFonts w:ascii="Times New Roman" w:hAnsi="Times New Roman" w:cs="Times New Roman"/>
          <w:sz w:val="28"/>
          <w:szCs w:val="28"/>
        </w:rPr>
        <w:t xml:space="preserve"> Evaluates model performance across multiple data splits to ensure consistency and detect overfitting. A stable CV score close to the test R² confirms the model generalizes well.</w:t>
      </w:r>
    </w:p>
    <w:p w14:paraId="0427963C" w14:textId="0EF29EFD" w:rsidR="00240365" w:rsidRPr="00426A9C" w:rsidRDefault="00DF2514" w:rsidP="00240365">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9.3. Model performance results</w:t>
      </w:r>
    </w:p>
    <w:tbl>
      <w:tblPr>
        <w:tblStyle w:val="GridTable1Light"/>
        <w:tblW w:w="0" w:type="auto"/>
        <w:tblLook w:val="04A0" w:firstRow="1" w:lastRow="0" w:firstColumn="1" w:lastColumn="0" w:noHBand="0" w:noVBand="1"/>
      </w:tblPr>
      <w:tblGrid>
        <w:gridCol w:w="2614"/>
        <w:gridCol w:w="1492"/>
        <w:gridCol w:w="1134"/>
        <w:gridCol w:w="5216"/>
      </w:tblGrid>
      <w:tr w:rsidR="000D1D21" w:rsidRPr="00426A9C" w14:paraId="3AE57C4F" w14:textId="77777777" w:rsidTr="004676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shd w:val="clear" w:color="auto" w:fill="F2F2F2" w:themeFill="background1" w:themeFillShade="F2"/>
          </w:tcPr>
          <w:p w14:paraId="1268211A" w14:textId="46DE4F68" w:rsidR="000D1D21" w:rsidRPr="00426A9C" w:rsidRDefault="000D1D21" w:rsidP="00240365">
            <w:pPr>
              <w:spacing w:line="360" w:lineRule="auto"/>
              <w:rPr>
                <w:rFonts w:ascii="Times New Roman" w:hAnsi="Times New Roman" w:cs="Times New Roman"/>
                <w:sz w:val="28"/>
                <w:szCs w:val="28"/>
              </w:rPr>
            </w:pPr>
            <w:r w:rsidRPr="00426A9C">
              <w:rPr>
                <w:rFonts w:ascii="Times New Roman" w:hAnsi="Times New Roman" w:cs="Times New Roman"/>
                <w:sz w:val="28"/>
                <w:szCs w:val="28"/>
              </w:rPr>
              <w:t>Model</w:t>
            </w:r>
          </w:p>
        </w:tc>
        <w:tc>
          <w:tcPr>
            <w:tcW w:w="1492" w:type="dxa"/>
            <w:shd w:val="clear" w:color="auto" w:fill="F2F2F2" w:themeFill="background1" w:themeFillShade="F2"/>
          </w:tcPr>
          <w:p w14:paraId="3FCAA8CE" w14:textId="6ABCB9CC" w:rsidR="000D1D21" w:rsidRPr="00426A9C" w:rsidRDefault="003644D3" w:rsidP="002403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R² Score</w:t>
            </w:r>
          </w:p>
        </w:tc>
        <w:tc>
          <w:tcPr>
            <w:tcW w:w="1134" w:type="dxa"/>
            <w:shd w:val="clear" w:color="auto" w:fill="F2F2F2" w:themeFill="background1" w:themeFillShade="F2"/>
          </w:tcPr>
          <w:p w14:paraId="5CBAAFD1" w14:textId="79BD47A2" w:rsidR="000D1D21" w:rsidRPr="00426A9C" w:rsidRDefault="003644D3" w:rsidP="002403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MAE</w:t>
            </w:r>
          </w:p>
        </w:tc>
        <w:tc>
          <w:tcPr>
            <w:tcW w:w="5216" w:type="dxa"/>
            <w:shd w:val="clear" w:color="auto" w:fill="F2F2F2" w:themeFill="background1" w:themeFillShade="F2"/>
          </w:tcPr>
          <w:p w14:paraId="00F7BB9F" w14:textId="62A7465E" w:rsidR="000D1D21" w:rsidRPr="00426A9C" w:rsidRDefault="003644D3" w:rsidP="002403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 xml:space="preserve">Interpretation </w:t>
            </w:r>
          </w:p>
        </w:tc>
      </w:tr>
      <w:tr w:rsidR="000D1D21" w:rsidRPr="00426A9C" w14:paraId="220C51ED" w14:textId="77777777" w:rsidTr="0046764C">
        <w:tc>
          <w:tcPr>
            <w:cnfStyle w:val="001000000000" w:firstRow="0" w:lastRow="0" w:firstColumn="1" w:lastColumn="0" w:oddVBand="0" w:evenVBand="0" w:oddHBand="0" w:evenHBand="0" w:firstRowFirstColumn="0" w:firstRowLastColumn="0" w:lastRowFirstColumn="0" w:lastRowLastColumn="0"/>
            <w:tcW w:w="2614" w:type="dxa"/>
          </w:tcPr>
          <w:p w14:paraId="10DEA95C" w14:textId="6074EF6E" w:rsidR="000D1D21" w:rsidRPr="00426A9C" w:rsidRDefault="003644D3" w:rsidP="00240365">
            <w:pPr>
              <w:spacing w:line="360" w:lineRule="auto"/>
              <w:rPr>
                <w:rFonts w:ascii="Times New Roman" w:hAnsi="Times New Roman" w:cs="Times New Roman"/>
                <w:b w:val="0"/>
                <w:bCs w:val="0"/>
                <w:sz w:val="28"/>
                <w:szCs w:val="28"/>
              </w:rPr>
            </w:pPr>
            <w:r w:rsidRPr="00426A9C">
              <w:rPr>
                <w:rFonts w:ascii="Times New Roman" w:hAnsi="Times New Roman" w:cs="Times New Roman"/>
                <w:b w:val="0"/>
                <w:bCs w:val="0"/>
                <w:sz w:val="28"/>
                <w:szCs w:val="28"/>
              </w:rPr>
              <w:t>Linear regression</w:t>
            </w:r>
          </w:p>
        </w:tc>
        <w:tc>
          <w:tcPr>
            <w:tcW w:w="1492" w:type="dxa"/>
          </w:tcPr>
          <w:p w14:paraId="4913F860" w14:textId="282259F8" w:rsidR="000D1D21" w:rsidRPr="00426A9C" w:rsidRDefault="003644D3" w:rsidP="00240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0.6136</w:t>
            </w:r>
          </w:p>
        </w:tc>
        <w:tc>
          <w:tcPr>
            <w:tcW w:w="1134" w:type="dxa"/>
          </w:tcPr>
          <w:p w14:paraId="1E2C5F6E" w14:textId="3A713043" w:rsidR="000D1D21" w:rsidRPr="00426A9C" w:rsidRDefault="0038328B" w:rsidP="00240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55.54</w:t>
            </w:r>
          </w:p>
        </w:tc>
        <w:tc>
          <w:tcPr>
            <w:tcW w:w="5216" w:type="dxa"/>
          </w:tcPr>
          <w:p w14:paraId="2755CFA9" w14:textId="3BBFF5E8" w:rsidR="000D1D21" w:rsidRPr="00426A9C" w:rsidRDefault="0046764C" w:rsidP="00240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Weak – unable to capture non-linear patterns</w:t>
            </w:r>
            <w:r w:rsidR="00B07BCD" w:rsidRPr="00426A9C">
              <w:rPr>
                <w:rFonts w:ascii="Times New Roman" w:hAnsi="Times New Roman" w:cs="Times New Roman"/>
                <w:sz w:val="28"/>
                <w:szCs w:val="28"/>
              </w:rPr>
              <w:t>.</w:t>
            </w:r>
          </w:p>
        </w:tc>
      </w:tr>
      <w:tr w:rsidR="000D1D21" w:rsidRPr="00426A9C" w14:paraId="19F9316D" w14:textId="77777777" w:rsidTr="0046764C">
        <w:tc>
          <w:tcPr>
            <w:cnfStyle w:val="001000000000" w:firstRow="0" w:lastRow="0" w:firstColumn="1" w:lastColumn="0" w:oddVBand="0" w:evenVBand="0" w:oddHBand="0" w:evenHBand="0" w:firstRowFirstColumn="0" w:firstRowLastColumn="0" w:lastRowFirstColumn="0" w:lastRowLastColumn="0"/>
            <w:tcW w:w="2614" w:type="dxa"/>
          </w:tcPr>
          <w:p w14:paraId="4DAFA82B" w14:textId="53EFD3CD" w:rsidR="000D1D21" w:rsidRPr="00426A9C" w:rsidRDefault="003644D3" w:rsidP="00240365">
            <w:pPr>
              <w:spacing w:line="360" w:lineRule="auto"/>
              <w:rPr>
                <w:rFonts w:ascii="Times New Roman" w:hAnsi="Times New Roman" w:cs="Times New Roman"/>
                <w:b w:val="0"/>
                <w:bCs w:val="0"/>
                <w:sz w:val="28"/>
                <w:szCs w:val="28"/>
              </w:rPr>
            </w:pPr>
            <w:r w:rsidRPr="00426A9C">
              <w:rPr>
                <w:rFonts w:ascii="Times New Roman" w:hAnsi="Times New Roman" w:cs="Times New Roman"/>
                <w:b w:val="0"/>
                <w:bCs w:val="0"/>
                <w:sz w:val="28"/>
                <w:szCs w:val="28"/>
              </w:rPr>
              <w:t>Random forest</w:t>
            </w:r>
          </w:p>
        </w:tc>
        <w:tc>
          <w:tcPr>
            <w:tcW w:w="1492" w:type="dxa"/>
          </w:tcPr>
          <w:p w14:paraId="66D366DD" w14:textId="0B4E0EB0" w:rsidR="000D1D21" w:rsidRPr="00426A9C" w:rsidRDefault="0038328B" w:rsidP="00240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0.8182</w:t>
            </w:r>
          </w:p>
        </w:tc>
        <w:tc>
          <w:tcPr>
            <w:tcW w:w="1134" w:type="dxa"/>
          </w:tcPr>
          <w:p w14:paraId="571E260B" w14:textId="1A59EC37" w:rsidR="000D1D21" w:rsidRPr="00426A9C" w:rsidRDefault="0038328B" w:rsidP="00240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27.92</w:t>
            </w:r>
          </w:p>
        </w:tc>
        <w:tc>
          <w:tcPr>
            <w:tcW w:w="5216" w:type="dxa"/>
          </w:tcPr>
          <w:p w14:paraId="3AA65434" w14:textId="56B0126E" w:rsidR="000D1D21" w:rsidRPr="00426A9C" w:rsidRDefault="0046764C" w:rsidP="00240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 xml:space="preserve">Strong – good non-linear </w:t>
            </w:r>
            <w:r w:rsidR="00B07BCD" w:rsidRPr="00426A9C">
              <w:rPr>
                <w:rFonts w:ascii="Times New Roman" w:hAnsi="Times New Roman" w:cs="Times New Roman"/>
                <w:sz w:val="28"/>
                <w:szCs w:val="28"/>
              </w:rPr>
              <w:t>pattern capture.</w:t>
            </w:r>
          </w:p>
        </w:tc>
      </w:tr>
      <w:tr w:rsidR="000D1D21" w:rsidRPr="00426A9C" w14:paraId="5B604F46" w14:textId="77777777" w:rsidTr="0046764C">
        <w:tc>
          <w:tcPr>
            <w:cnfStyle w:val="001000000000" w:firstRow="0" w:lastRow="0" w:firstColumn="1" w:lastColumn="0" w:oddVBand="0" w:evenVBand="0" w:oddHBand="0" w:evenHBand="0" w:firstRowFirstColumn="0" w:firstRowLastColumn="0" w:lastRowFirstColumn="0" w:lastRowLastColumn="0"/>
            <w:tcW w:w="2614" w:type="dxa"/>
          </w:tcPr>
          <w:p w14:paraId="07E9D09B" w14:textId="5941FEF7" w:rsidR="000D1D21" w:rsidRPr="00426A9C" w:rsidRDefault="003644D3" w:rsidP="00240365">
            <w:pPr>
              <w:spacing w:line="360" w:lineRule="auto"/>
              <w:rPr>
                <w:rFonts w:ascii="Times New Roman" w:hAnsi="Times New Roman" w:cs="Times New Roman"/>
                <w:b w:val="0"/>
                <w:bCs w:val="0"/>
                <w:sz w:val="28"/>
                <w:szCs w:val="28"/>
              </w:rPr>
            </w:pPr>
            <w:proofErr w:type="spellStart"/>
            <w:r w:rsidRPr="00426A9C">
              <w:rPr>
                <w:rFonts w:ascii="Times New Roman" w:hAnsi="Times New Roman" w:cs="Times New Roman"/>
                <w:b w:val="0"/>
                <w:bCs w:val="0"/>
                <w:sz w:val="28"/>
                <w:szCs w:val="28"/>
              </w:rPr>
              <w:t>XGBoo</w:t>
            </w:r>
            <w:r w:rsidR="0038328B" w:rsidRPr="00426A9C">
              <w:rPr>
                <w:rFonts w:ascii="Times New Roman" w:hAnsi="Times New Roman" w:cs="Times New Roman"/>
                <w:b w:val="0"/>
                <w:bCs w:val="0"/>
                <w:sz w:val="28"/>
                <w:szCs w:val="28"/>
              </w:rPr>
              <w:t>st</w:t>
            </w:r>
            <w:proofErr w:type="spellEnd"/>
            <w:r w:rsidR="0038328B" w:rsidRPr="00426A9C">
              <w:rPr>
                <w:rFonts w:ascii="Times New Roman" w:hAnsi="Times New Roman" w:cs="Times New Roman"/>
                <w:b w:val="0"/>
                <w:bCs w:val="0"/>
                <w:sz w:val="28"/>
                <w:szCs w:val="28"/>
              </w:rPr>
              <w:t xml:space="preserve"> (tuned)</w:t>
            </w:r>
          </w:p>
        </w:tc>
        <w:tc>
          <w:tcPr>
            <w:tcW w:w="1492" w:type="dxa"/>
          </w:tcPr>
          <w:p w14:paraId="2FF49204" w14:textId="5BEFF804" w:rsidR="000D1D21" w:rsidRPr="00426A9C" w:rsidRDefault="0038328B" w:rsidP="00240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0.8233</w:t>
            </w:r>
          </w:p>
        </w:tc>
        <w:tc>
          <w:tcPr>
            <w:tcW w:w="1134" w:type="dxa"/>
          </w:tcPr>
          <w:p w14:paraId="549276C6" w14:textId="09BA9FDA" w:rsidR="000D1D21" w:rsidRPr="00426A9C" w:rsidRDefault="0046764C" w:rsidP="00240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28.57</w:t>
            </w:r>
          </w:p>
        </w:tc>
        <w:tc>
          <w:tcPr>
            <w:tcW w:w="5216" w:type="dxa"/>
          </w:tcPr>
          <w:p w14:paraId="11E3632C" w14:textId="2AF6BCA7" w:rsidR="000D1D21" w:rsidRPr="00426A9C" w:rsidRDefault="00B07BCD" w:rsidP="002403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Best R² - strongest overall performance.</w:t>
            </w:r>
          </w:p>
        </w:tc>
      </w:tr>
    </w:tbl>
    <w:p w14:paraId="4F9AF711" w14:textId="77777777" w:rsidR="002314CC" w:rsidRPr="002314CC" w:rsidRDefault="002314CC" w:rsidP="007A00DC">
      <w:pPr>
        <w:spacing w:before="120" w:after="0" w:line="360" w:lineRule="auto"/>
        <w:ind w:left="57"/>
        <w:rPr>
          <w:rFonts w:ascii="Times New Roman" w:hAnsi="Times New Roman" w:cs="Times New Roman"/>
          <w:sz w:val="28"/>
          <w:szCs w:val="28"/>
        </w:rPr>
      </w:pPr>
      <w:r w:rsidRPr="002314CC">
        <w:rPr>
          <w:rFonts w:ascii="Times New Roman" w:hAnsi="Times New Roman" w:cs="Times New Roman"/>
          <w:b/>
          <w:bCs/>
          <w:sz w:val="28"/>
          <w:szCs w:val="28"/>
        </w:rPr>
        <w:t>Key Observations:</w:t>
      </w:r>
    </w:p>
    <w:p w14:paraId="0705206B" w14:textId="77777777" w:rsidR="002314CC" w:rsidRPr="00426A9C" w:rsidRDefault="002314CC" w:rsidP="007A00DC">
      <w:pPr>
        <w:pStyle w:val="ListParagraph"/>
        <w:numPr>
          <w:ilvl w:val="0"/>
          <w:numId w:val="25"/>
        </w:numPr>
        <w:spacing w:after="0" w:line="360" w:lineRule="auto"/>
        <w:ind w:left="417"/>
        <w:rPr>
          <w:rFonts w:ascii="Times New Roman" w:hAnsi="Times New Roman" w:cs="Times New Roman"/>
          <w:sz w:val="28"/>
          <w:szCs w:val="28"/>
        </w:rPr>
      </w:pPr>
      <w:proofErr w:type="spellStart"/>
      <w:r w:rsidRPr="00426A9C">
        <w:rPr>
          <w:rFonts w:ascii="Times New Roman" w:hAnsi="Times New Roman" w:cs="Times New Roman"/>
          <w:sz w:val="28"/>
          <w:szCs w:val="28"/>
        </w:rPr>
        <w:t>XGBoost</w:t>
      </w:r>
      <w:proofErr w:type="spellEnd"/>
      <w:r w:rsidRPr="00426A9C">
        <w:rPr>
          <w:rFonts w:ascii="Times New Roman" w:hAnsi="Times New Roman" w:cs="Times New Roman"/>
          <w:sz w:val="28"/>
          <w:szCs w:val="28"/>
        </w:rPr>
        <w:t xml:space="preserve"> achieved the highest R² score of </w:t>
      </w:r>
      <w:r w:rsidRPr="00426A9C">
        <w:rPr>
          <w:rFonts w:ascii="Times New Roman" w:hAnsi="Times New Roman" w:cs="Times New Roman"/>
          <w:b/>
          <w:bCs/>
          <w:sz w:val="28"/>
          <w:szCs w:val="28"/>
        </w:rPr>
        <w:t>0.8233</w:t>
      </w:r>
      <w:r w:rsidRPr="00426A9C">
        <w:rPr>
          <w:rFonts w:ascii="Times New Roman" w:hAnsi="Times New Roman" w:cs="Times New Roman"/>
          <w:sz w:val="28"/>
          <w:szCs w:val="28"/>
        </w:rPr>
        <w:t xml:space="preserve">, meaning it explains approximately </w:t>
      </w:r>
      <w:r w:rsidRPr="00426A9C">
        <w:rPr>
          <w:rFonts w:ascii="Times New Roman" w:hAnsi="Times New Roman" w:cs="Times New Roman"/>
          <w:b/>
          <w:bCs/>
          <w:sz w:val="28"/>
          <w:szCs w:val="28"/>
        </w:rPr>
        <w:t>82.33%</w:t>
      </w:r>
      <w:r w:rsidRPr="00426A9C">
        <w:rPr>
          <w:rFonts w:ascii="Times New Roman" w:hAnsi="Times New Roman" w:cs="Times New Roman"/>
          <w:sz w:val="28"/>
          <w:szCs w:val="28"/>
        </w:rPr>
        <w:t xml:space="preserve"> of the variance in sales values.</w:t>
      </w:r>
    </w:p>
    <w:p w14:paraId="6AB96928" w14:textId="77777777" w:rsidR="002314CC" w:rsidRPr="00426A9C" w:rsidRDefault="002314CC" w:rsidP="007A00DC">
      <w:pPr>
        <w:pStyle w:val="ListParagraph"/>
        <w:numPr>
          <w:ilvl w:val="0"/>
          <w:numId w:val="25"/>
        </w:numPr>
        <w:spacing w:after="0" w:line="360" w:lineRule="auto"/>
        <w:ind w:left="417"/>
        <w:rPr>
          <w:rFonts w:ascii="Times New Roman" w:hAnsi="Times New Roman" w:cs="Times New Roman"/>
          <w:sz w:val="28"/>
          <w:szCs w:val="28"/>
        </w:rPr>
      </w:pPr>
      <w:r w:rsidRPr="00426A9C">
        <w:rPr>
          <w:rFonts w:ascii="Times New Roman" w:hAnsi="Times New Roman" w:cs="Times New Roman"/>
          <w:sz w:val="28"/>
          <w:szCs w:val="28"/>
        </w:rPr>
        <w:lastRenderedPageBreak/>
        <w:t xml:space="preserve">Random Forest performed comparably with an R² of </w:t>
      </w:r>
      <w:r w:rsidRPr="00426A9C">
        <w:rPr>
          <w:rFonts w:ascii="Times New Roman" w:hAnsi="Times New Roman" w:cs="Times New Roman"/>
          <w:b/>
          <w:bCs/>
          <w:sz w:val="28"/>
          <w:szCs w:val="28"/>
        </w:rPr>
        <w:t>0.8182</w:t>
      </w:r>
      <w:r w:rsidRPr="00426A9C">
        <w:rPr>
          <w:rFonts w:ascii="Times New Roman" w:hAnsi="Times New Roman" w:cs="Times New Roman"/>
          <w:sz w:val="28"/>
          <w:szCs w:val="28"/>
        </w:rPr>
        <w:t xml:space="preserve"> and a slightly lower MAE of </w:t>
      </w:r>
      <w:r w:rsidRPr="00426A9C">
        <w:rPr>
          <w:rFonts w:ascii="Times New Roman" w:hAnsi="Times New Roman" w:cs="Times New Roman"/>
          <w:b/>
          <w:bCs/>
          <w:sz w:val="28"/>
          <w:szCs w:val="28"/>
        </w:rPr>
        <w:t>27.92</w:t>
      </w:r>
      <w:r w:rsidRPr="00426A9C">
        <w:rPr>
          <w:rFonts w:ascii="Times New Roman" w:hAnsi="Times New Roman" w:cs="Times New Roman"/>
          <w:sz w:val="28"/>
          <w:szCs w:val="28"/>
        </w:rPr>
        <w:t xml:space="preserve">, suggesting it predicts individual values marginally more accurately than </w:t>
      </w:r>
      <w:proofErr w:type="spellStart"/>
      <w:r w:rsidRPr="00426A9C">
        <w:rPr>
          <w:rFonts w:ascii="Times New Roman" w:hAnsi="Times New Roman" w:cs="Times New Roman"/>
          <w:sz w:val="28"/>
          <w:szCs w:val="28"/>
        </w:rPr>
        <w:t>XGBoost</w:t>
      </w:r>
      <w:proofErr w:type="spellEnd"/>
      <w:r w:rsidRPr="00426A9C">
        <w:rPr>
          <w:rFonts w:ascii="Times New Roman" w:hAnsi="Times New Roman" w:cs="Times New Roman"/>
          <w:sz w:val="28"/>
          <w:szCs w:val="28"/>
        </w:rPr>
        <w:t xml:space="preserve"> on average.</w:t>
      </w:r>
    </w:p>
    <w:p w14:paraId="66041DE3" w14:textId="77777777" w:rsidR="002314CC" w:rsidRPr="00426A9C" w:rsidRDefault="002314CC" w:rsidP="007A00DC">
      <w:pPr>
        <w:pStyle w:val="ListParagraph"/>
        <w:numPr>
          <w:ilvl w:val="0"/>
          <w:numId w:val="25"/>
        </w:numPr>
        <w:spacing w:after="0" w:line="360" w:lineRule="auto"/>
        <w:ind w:left="417"/>
        <w:rPr>
          <w:rFonts w:ascii="Times New Roman" w:hAnsi="Times New Roman" w:cs="Times New Roman"/>
          <w:sz w:val="28"/>
          <w:szCs w:val="28"/>
        </w:rPr>
      </w:pPr>
      <w:r w:rsidRPr="00426A9C">
        <w:rPr>
          <w:rFonts w:ascii="Times New Roman" w:hAnsi="Times New Roman" w:cs="Times New Roman"/>
          <w:sz w:val="28"/>
          <w:szCs w:val="28"/>
        </w:rPr>
        <w:t xml:space="preserve">Linear Regression significantly underperformed with an R² of only </w:t>
      </w:r>
      <w:r w:rsidRPr="00426A9C">
        <w:rPr>
          <w:rFonts w:ascii="Times New Roman" w:hAnsi="Times New Roman" w:cs="Times New Roman"/>
          <w:b/>
          <w:bCs/>
          <w:sz w:val="28"/>
          <w:szCs w:val="28"/>
        </w:rPr>
        <w:t>0.6136</w:t>
      </w:r>
      <w:r w:rsidRPr="00426A9C">
        <w:rPr>
          <w:rFonts w:ascii="Times New Roman" w:hAnsi="Times New Roman" w:cs="Times New Roman"/>
          <w:sz w:val="28"/>
          <w:szCs w:val="28"/>
        </w:rPr>
        <w:t xml:space="preserve"> and an MAE of </w:t>
      </w:r>
      <w:r w:rsidRPr="00426A9C">
        <w:rPr>
          <w:rFonts w:ascii="Times New Roman" w:hAnsi="Times New Roman" w:cs="Times New Roman"/>
          <w:b/>
          <w:bCs/>
          <w:sz w:val="28"/>
          <w:szCs w:val="28"/>
        </w:rPr>
        <w:t>55.54</w:t>
      </w:r>
      <w:r w:rsidRPr="00426A9C">
        <w:rPr>
          <w:rFonts w:ascii="Times New Roman" w:hAnsi="Times New Roman" w:cs="Times New Roman"/>
          <w:sz w:val="28"/>
          <w:szCs w:val="28"/>
        </w:rPr>
        <w:t>, confirming that the relationship between features and sales is non-linear and cannot be captured by a simple linear model.</w:t>
      </w:r>
    </w:p>
    <w:p w14:paraId="46FB7F0E" w14:textId="77777777" w:rsidR="002314CC" w:rsidRPr="00426A9C" w:rsidRDefault="002314CC" w:rsidP="007A00DC">
      <w:pPr>
        <w:pStyle w:val="ListParagraph"/>
        <w:numPr>
          <w:ilvl w:val="0"/>
          <w:numId w:val="25"/>
        </w:numPr>
        <w:spacing w:after="0" w:line="360" w:lineRule="auto"/>
        <w:ind w:left="417"/>
        <w:rPr>
          <w:rFonts w:ascii="Times New Roman" w:hAnsi="Times New Roman" w:cs="Times New Roman"/>
          <w:sz w:val="28"/>
          <w:szCs w:val="28"/>
        </w:rPr>
      </w:pPr>
      <w:proofErr w:type="spellStart"/>
      <w:r w:rsidRPr="00426A9C">
        <w:rPr>
          <w:rFonts w:ascii="Times New Roman" w:hAnsi="Times New Roman" w:cs="Times New Roman"/>
          <w:sz w:val="28"/>
          <w:szCs w:val="28"/>
        </w:rPr>
        <w:t>XGBoost</w:t>
      </w:r>
      <w:proofErr w:type="spellEnd"/>
      <w:r w:rsidRPr="00426A9C">
        <w:rPr>
          <w:rFonts w:ascii="Times New Roman" w:hAnsi="Times New Roman" w:cs="Times New Roman"/>
          <w:sz w:val="28"/>
          <w:szCs w:val="28"/>
        </w:rPr>
        <w:t xml:space="preserve"> was selected as the final model based on its highest R² score and its superior ability to handle non-linear relationships, outliers, and feature interactions through gradient boosting.</w:t>
      </w:r>
    </w:p>
    <w:p w14:paraId="0006DF8D" w14:textId="567CB4D3" w:rsidR="00B05C4C" w:rsidRPr="00426A9C" w:rsidRDefault="00B05C4C" w:rsidP="007A00DC">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9.4. Cross-validation results</w:t>
      </w:r>
    </w:p>
    <w:p w14:paraId="68A5B96E" w14:textId="77777777" w:rsidR="009F7871" w:rsidRPr="009F7871" w:rsidRDefault="009F7871" w:rsidP="007A00DC">
      <w:pPr>
        <w:spacing w:after="0" w:line="360" w:lineRule="auto"/>
        <w:ind w:left="57"/>
        <w:rPr>
          <w:rFonts w:ascii="Times New Roman" w:hAnsi="Times New Roman" w:cs="Times New Roman"/>
          <w:sz w:val="28"/>
          <w:szCs w:val="28"/>
        </w:rPr>
      </w:pPr>
      <w:r w:rsidRPr="009F7871">
        <w:rPr>
          <w:rFonts w:ascii="Times New Roman" w:hAnsi="Times New Roman" w:cs="Times New Roman"/>
          <w:sz w:val="28"/>
          <w:szCs w:val="28"/>
        </w:rPr>
        <w:t xml:space="preserve">5-fold </w:t>
      </w:r>
      <w:proofErr w:type="spellStart"/>
      <w:r w:rsidRPr="009F7871">
        <w:rPr>
          <w:rFonts w:ascii="Times New Roman" w:hAnsi="Times New Roman" w:cs="Times New Roman"/>
          <w:sz w:val="28"/>
          <w:szCs w:val="28"/>
        </w:rPr>
        <w:t>KFold</w:t>
      </w:r>
      <w:proofErr w:type="spellEnd"/>
      <w:r w:rsidRPr="009F7871">
        <w:rPr>
          <w:rFonts w:ascii="Times New Roman" w:hAnsi="Times New Roman" w:cs="Times New Roman"/>
          <w:sz w:val="28"/>
          <w:szCs w:val="28"/>
        </w:rPr>
        <w:t xml:space="preserve"> cross-validation was performed on the </w:t>
      </w:r>
      <w:proofErr w:type="spellStart"/>
      <w:r w:rsidRPr="009F7871">
        <w:rPr>
          <w:rFonts w:ascii="Times New Roman" w:hAnsi="Times New Roman" w:cs="Times New Roman"/>
          <w:sz w:val="28"/>
          <w:szCs w:val="28"/>
        </w:rPr>
        <w:t>XGBoost</w:t>
      </w:r>
      <w:proofErr w:type="spellEnd"/>
      <w:r w:rsidRPr="009F7871">
        <w:rPr>
          <w:rFonts w:ascii="Times New Roman" w:hAnsi="Times New Roman" w:cs="Times New Roman"/>
          <w:sz w:val="28"/>
          <w:szCs w:val="28"/>
        </w:rPr>
        <w:t xml:space="preserve"> model to verify stability across different data splits:</w:t>
      </w:r>
    </w:p>
    <w:p w14:paraId="38C7954A" w14:textId="77777777" w:rsidR="009F7871" w:rsidRPr="00426A9C" w:rsidRDefault="009F7871" w:rsidP="007A00DC">
      <w:pPr>
        <w:pStyle w:val="ListParagraph"/>
        <w:numPr>
          <w:ilvl w:val="0"/>
          <w:numId w:val="27"/>
        </w:numPr>
        <w:spacing w:after="0" w:line="360" w:lineRule="auto"/>
        <w:ind w:left="417"/>
        <w:rPr>
          <w:rFonts w:ascii="Times New Roman" w:hAnsi="Times New Roman" w:cs="Times New Roman"/>
          <w:sz w:val="28"/>
          <w:szCs w:val="28"/>
        </w:rPr>
      </w:pPr>
      <w:r w:rsidRPr="00426A9C">
        <w:rPr>
          <w:rFonts w:ascii="Times New Roman" w:hAnsi="Times New Roman" w:cs="Times New Roman"/>
          <w:sz w:val="28"/>
          <w:szCs w:val="28"/>
        </w:rPr>
        <w:t>A consistent CV score close to the test R² of 0.8233 confirms that the model is not overfitting to any particular train-test split.</w:t>
      </w:r>
    </w:p>
    <w:p w14:paraId="5BB71A0A" w14:textId="77777777" w:rsidR="009F7871" w:rsidRDefault="009F7871" w:rsidP="007A00DC">
      <w:pPr>
        <w:pStyle w:val="ListParagraph"/>
        <w:numPr>
          <w:ilvl w:val="0"/>
          <w:numId w:val="27"/>
        </w:numPr>
        <w:spacing w:after="0" w:line="360" w:lineRule="auto"/>
        <w:ind w:left="417"/>
        <w:rPr>
          <w:rFonts w:ascii="Times New Roman" w:hAnsi="Times New Roman" w:cs="Times New Roman"/>
          <w:sz w:val="28"/>
          <w:szCs w:val="28"/>
        </w:rPr>
      </w:pPr>
      <w:r w:rsidRPr="00426A9C">
        <w:rPr>
          <w:rFonts w:ascii="Times New Roman" w:hAnsi="Times New Roman" w:cs="Times New Roman"/>
          <w:sz w:val="28"/>
          <w:szCs w:val="28"/>
        </w:rPr>
        <w:t>The small variance across folds indicates that the model learns stable patterns from the data rather than memorizing the training set.</w:t>
      </w:r>
    </w:p>
    <w:p w14:paraId="75DB293D" w14:textId="288D11E1" w:rsidR="002D3215" w:rsidRPr="00426A9C" w:rsidRDefault="002D3215" w:rsidP="007A00DC">
      <w:pPr>
        <w:pStyle w:val="ListParagraph"/>
        <w:numPr>
          <w:ilvl w:val="0"/>
          <w:numId w:val="27"/>
        </w:numPr>
        <w:spacing w:after="0" w:line="360" w:lineRule="auto"/>
        <w:ind w:left="417"/>
        <w:rPr>
          <w:rFonts w:ascii="Times New Roman" w:hAnsi="Times New Roman" w:cs="Times New Roman"/>
          <w:sz w:val="28"/>
          <w:szCs w:val="28"/>
        </w:rPr>
      </w:pPr>
      <w:r w:rsidRPr="002D3215">
        <w:rPr>
          <w:rFonts w:ascii="Times New Roman" w:hAnsi="Times New Roman" w:cs="Times New Roman"/>
          <w:sz w:val="28"/>
          <w:szCs w:val="28"/>
        </w:rPr>
        <w:t xml:space="preserve">The CV Score of </w:t>
      </w:r>
      <w:r w:rsidRPr="002D3215">
        <w:rPr>
          <w:rFonts w:ascii="Times New Roman" w:hAnsi="Times New Roman" w:cs="Times New Roman"/>
          <w:b/>
          <w:bCs/>
          <w:sz w:val="28"/>
          <w:szCs w:val="28"/>
        </w:rPr>
        <w:t>0.8265</w:t>
      </w:r>
      <w:r w:rsidRPr="002D3215">
        <w:rPr>
          <w:rFonts w:ascii="Times New Roman" w:hAnsi="Times New Roman" w:cs="Times New Roman"/>
          <w:sz w:val="28"/>
          <w:szCs w:val="28"/>
        </w:rPr>
        <w:t xml:space="preserve"> is extremely close to the test R² of 0.8233, confirming strong model stability.</w:t>
      </w:r>
    </w:p>
    <w:p w14:paraId="7A12439F" w14:textId="6206C413" w:rsidR="007A00DC" w:rsidRPr="00DC5E27" w:rsidRDefault="000D5D59" w:rsidP="00DC5E27">
      <w:pPr>
        <w:spacing w:before="120" w:after="0" w:line="360" w:lineRule="auto"/>
        <w:ind w:left="57"/>
        <w:rPr>
          <w:rFonts w:ascii="Times New Roman" w:hAnsi="Times New Roman" w:cs="Times New Roman"/>
          <w:sz w:val="32"/>
          <w:szCs w:val="32"/>
        </w:rPr>
      </w:pPr>
      <w:r w:rsidRPr="000D5D59">
        <w:rPr>
          <w:rFonts w:ascii="Times New Roman" w:hAnsi="Times New Roman" w:cs="Times New Roman"/>
          <w:noProof/>
          <w:sz w:val="32"/>
          <w:szCs w:val="32"/>
        </w:rPr>
        <w:drawing>
          <wp:inline distT="0" distB="0" distL="0" distR="0" wp14:anchorId="5BBD134E" wp14:editId="7F9A76DE">
            <wp:extent cx="4925112" cy="428685"/>
            <wp:effectExtent l="0" t="0" r="0" b="9525"/>
            <wp:docPr id="158065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9377" name=""/>
                    <pic:cNvPicPr/>
                  </pic:nvPicPr>
                  <pic:blipFill>
                    <a:blip r:embed="rId40"/>
                    <a:stretch>
                      <a:fillRect/>
                    </a:stretch>
                  </pic:blipFill>
                  <pic:spPr>
                    <a:xfrm>
                      <a:off x="0" y="0"/>
                      <a:ext cx="4925112" cy="428685"/>
                    </a:xfrm>
                    <a:prstGeom prst="rect">
                      <a:avLst/>
                    </a:prstGeom>
                  </pic:spPr>
                </pic:pic>
              </a:graphicData>
            </a:graphic>
          </wp:inline>
        </w:drawing>
      </w:r>
    </w:p>
    <w:p w14:paraId="40019256" w14:textId="346AA394" w:rsidR="00DF2514" w:rsidRPr="00426A9C" w:rsidRDefault="00324D56" w:rsidP="00B07BCD">
      <w:pPr>
        <w:spacing w:before="120"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9.5. Overfitting analysis</w:t>
      </w:r>
    </w:p>
    <w:p w14:paraId="751C9066" w14:textId="69F980D3" w:rsidR="00324D56" w:rsidRPr="00426A9C" w:rsidRDefault="00324D56" w:rsidP="00264F7D">
      <w:pPr>
        <w:pStyle w:val="BodyTextIndent"/>
        <w:spacing w:line="360" w:lineRule="auto"/>
        <w:rPr>
          <w:sz w:val="28"/>
          <w:szCs w:val="28"/>
        </w:rPr>
      </w:pPr>
      <w:r w:rsidRPr="00426A9C">
        <w:rPr>
          <w:sz w:val="28"/>
          <w:szCs w:val="28"/>
        </w:rPr>
        <w:t>Training and testing R² scores were compared to check for overfitting:</w:t>
      </w:r>
    </w:p>
    <w:tbl>
      <w:tblPr>
        <w:tblStyle w:val="GridTable1Light"/>
        <w:tblW w:w="10511" w:type="dxa"/>
        <w:tblLook w:val="04A0" w:firstRow="1" w:lastRow="0" w:firstColumn="1" w:lastColumn="0" w:noHBand="0" w:noVBand="1"/>
      </w:tblPr>
      <w:tblGrid>
        <w:gridCol w:w="1413"/>
        <w:gridCol w:w="2268"/>
        <w:gridCol w:w="2126"/>
        <w:gridCol w:w="4704"/>
      </w:tblGrid>
      <w:tr w:rsidR="000F56CC" w:rsidRPr="00426A9C" w14:paraId="3B09A64C" w14:textId="77777777" w:rsidTr="001069C0">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1413" w:type="dxa"/>
            <w:shd w:val="clear" w:color="auto" w:fill="F2F2F2" w:themeFill="background1" w:themeFillShade="F2"/>
          </w:tcPr>
          <w:p w14:paraId="766B6D87" w14:textId="2750F8E7" w:rsidR="000F56CC" w:rsidRPr="00426A9C" w:rsidRDefault="00255C6C" w:rsidP="00B07BCD">
            <w:pPr>
              <w:spacing w:before="120" w:line="360" w:lineRule="auto"/>
              <w:rPr>
                <w:rFonts w:ascii="Times New Roman" w:hAnsi="Times New Roman" w:cs="Times New Roman"/>
                <w:sz w:val="28"/>
                <w:szCs w:val="28"/>
              </w:rPr>
            </w:pPr>
            <w:r w:rsidRPr="00426A9C">
              <w:rPr>
                <w:rFonts w:ascii="Times New Roman" w:hAnsi="Times New Roman" w:cs="Times New Roman"/>
                <w:sz w:val="28"/>
                <w:szCs w:val="28"/>
              </w:rPr>
              <w:t xml:space="preserve">Metrics </w:t>
            </w:r>
          </w:p>
        </w:tc>
        <w:tc>
          <w:tcPr>
            <w:tcW w:w="2268" w:type="dxa"/>
            <w:shd w:val="clear" w:color="auto" w:fill="F2F2F2" w:themeFill="background1" w:themeFillShade="F2"/>
          </w:tcPr>
          <w:p w14:paraId="1255BDEB" w14:textId="6D870ACD" w:rsidR="000F56CC" w:rsidRPr="00426A9C" w:rsidRDefault="00382642" w:rsidP="00B07BCD">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Training score</w:t>
            </w:r>
          </w:p>
        </w:tc>
        <w:tc>
          <w:tcPr>
            <w:tcW w:w="2126" w:type="dxa"/>
            <w:shd w:val="clear" w:color="auto" w:fill="F2F2F2" w:themeFill="background1" w:themeFillShade="F2"/>
          </w:tcPr>
          <w:p w14:paraId="7E63AD2B" w14:textId="07E6C6FA" w:rsidR="000F56CC" w:rsidRPr="00426A9C" w:rsidRDefault="00382642" w:rsidP="00B07BCD">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Testing score</w:t>
            </w:r>
          </w:p>
        </w:tc>
        <w:tc>
          <w:tcPr>
            <w:tcW w:w="4704" w:type="dxa"/>
            <w:shd w:val="clear" w:color="auto" w:fill="F2F2F2" w:themeFill="background1" w:themeFillShade="F2"/>
          </w:tcPr>
          <w:p w14:paraId="50F751CB" w14:textId="38FA775B" w:rsidR="000F56CC" w:rsidRPr="00426A9C" w:rsidRDefault="00382642" w:rsidP="00B07BCD">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 xml:space="preserve">Difference </w:t>
            </w:r>
          </w:p>
        </w:tc>
      </w:tr>
      <w:tr w:rsidR="00255C6C" w:rsidRPr="00426A9C" w14:paraId="4FF1A10D" w14:textId="77777777" w:rsidTr="001069C0">
        <w:trPr>
          <w:trHeight w:val="466"/>
        </w:trPr>
        <w:tc>
          <w:tcPr>
            <w:cnfStyle w:val="001000000000" w:firstRow="0" w:lastRow="0" w:firstColumn="1" w:lastColumn="0" w:oddVBand="0" w:evenVBand="0" w:oddHBand="0" w:evenHBand="0" w:firstRowFirstColumn="0" w:firstRowLastColumn="0" w:lastRowFirstColumn="0" w:lastRowLastColumn="0"/>
            <w:tcW w:w="1413" w:type="dxa"/>
          </w:tcPr>
          <w:p w14:paraId="2919FA04" w14:textId="4C4146DE" w:rsidR="00255C6C" w:rsidRPr="00426A9C" w:rsidRDefault="00382642" w:rsidP="00B07BCD">
            <w:pPr>
              <w:spacing w:before="120" w:line="360" w:lineRule="auto"/>
              <w:rPr>
                <w:rFonts w:ascii="Times New Roman" w:hAnsi="Times New Roman" w:cs="Times New Roman"/>
                <w:b w:val="0"/>
                <w:bCs w:val="0"/>
                <w:sz w:val="28"/>
                <w:szCs w:val="28"/>
              </w:rPr>
            </w:pPr>
            <w:r w:rsidRPr="00426A9C">
              <w:rPr>
                <w:rFonts w:ascii="Times New Roman" w:hAnsi="Times New Roman" w:cs="Times New Roman"/>
                <w:b w:val="0"/>
                <w:bCs w:val="0"/>
                <w:sz w:val="28"/>
                <w:szCs w:val="28"/>
              </w:rPr>
              <w:t>R² Score</w:t>
            </w:r>
          </w:p>
        </w:tc>
        <w:tc>
          <w:tcPr>
            <w:tcW w:w="2268" w:type="dxa"/>
          </w:tcPr>
          <w:p w14:paraId="649934A8" w14:textId="7B435C20" w:rsidR="00255C6C" w:rsidRPr="00426A9C" w:rsidRDefault="00382642" w:rsidP="00B07BCD">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w:t>
            </w:r>
            <w:r w:rsidR="001069C0" w:rsidRPr="00426A9C">
              <w:rPr>
                <w:rFonts w:ascii="Times New Roman" w:hAnsi="Times New Roman" w:cs="Times New Roman"/>
                <w:sz w:val="28"/>
                <w:szCs w:val="28"/>
              </w:rPr>
              <w:t>8255</w:t>
            </w:r>
          </w:p>
        </w:tc>
        <w:tc>
          <w:tcPr>
            <w:tcW w:w="2126" w:type="dxa"/>
          </w:tcPr>
          <w:p w14:paraId="6485FCA0" w14:textId="46D4E61E" w:rsidR="00255C6C" w:rsidRPr="00426A9C" w:rsidRDefault="001069C0" w:rsidP="00B07BCD">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0.8233</w:t>
            </w:r>
          </w:p>
        </w:tc>
        <w:tc>
          <w:tcPr>
            <w:tcW w:w="4704" w:type="dxa"/>
          </w:tcPr>
          <w:p w14:paraId="0339800A" w14:textId="66D09AE6" w:rsidR="00255C6C" w:rsidRPr="00426A9C" w:rsidRDefault="00EB54DB" w:rsidP="00B07BCD">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0.0022 — No overfitting</w:t>
            </w:r>
          </w:p>
        </w:tc>
      </w:tr>
    </w:tbl>
    <w:p w14:paraId="367EF14A" w14:textId="77777777" w:rsidR="00C9672A" w:rsidRPr="00426A9C" w:rsidRDefault="00C9672A" w:rsidP="00C9672A">
      <w:pPr>
        <w:spacing w:before="120" w:after="0" w:line="360" w:lineRule="auto"/>
        <w:ind w:left="57"/>
        <w:rPr>
          <w:rFonts w:ascii="Times New Roman" w:hAnsi="Times New Roman" w:cs="Times New Roman"/>
          <w:sz w:val="28"/>
          <w:szCs w:val="28"/>
        </w:rPr>
      </w:pPr>
      <w:r w:rsidRPr="00426A9C">
        <w:rPr>
          <w:rFonts w:ascii="Times New Roman" w:hAnsi="Times New Roman" w:cs="Times New Roman"/>
          <w:sz w:val="28"/>
          <w:szCs w:val="28"/>
        </w:rPr>
        <w:t xml:space="preserve">The training R² of </w:t>
      </w:r>
      <w:r w:rsidRPr="00426A9C">
        <w:rPr>
          <w:rFonts w:ascii="Times New Roman" w:hAnsi="Times New Roman" w:cs="Times New Roman"/>
          <w:b/>
          <w:bCs/>
          <w:sz w:val="28"/>
          <w:szCs w:val="28"/>
        </w:rPr>
        <w:t>0.8255</w:t>
      </w:r>
      <w:r w:rsidRPr="00426A9C">
        <w:rPr>
          <w:rFonts w:ascii="Times New Roman" w:hAnsi="Times New Roman" w:cs="Times New Roman"/>
          <w:sz w:val="28"/>
          <w:szCs w:val="28"/>
        </w:rPr>
        <w:t xml:space="preserve"> and testing R² of </w:t>
      </w:r>
      <w:r w:rsidRPr="00426A9C">
        <w:rPr>
          <w:rFonts w:ascii="Times New Roman" w:hAnsi="Times New Roman" w:cs="Times New Roman"/>
          <w:b/>
          <w:bCs/>
          <w:sz w:val="28"/>
          <w:szCs w:val="28"/>
        </w:rPr>
        <w:t>0.8233</w:t>
      </w:r>
      <w:r w:rsidRPr="00426A9C">
        <w:rPr>
          <w:rFonts w:ascii="Times New Roman" w:hAnsi="Times New Roman" w:cs="Times New Roman"/>
          <w:sz w:val="28"/>
          <w:szCs w:val="28"/>
        </w:rPr>
        <w:t xml:space="preserve"> are almost identical, with a difference of only </w:t>
      </w:r>
      <w:r w:rsidRPr="00426A9C">
        <w:rPr>
          <w:rFonts w:ascii="Times New Roman" w:hAnsi="Times New Roman" w:cs="Times New Roman"/>
          <w:b/>
          <w:bCs/>
          <w:sz w:val="28"/>
          <w:szCs w:val="28"/>
        </w:rPr>
        <w:t>0.0022</w:t>
      </w:r>
      <w:r w:rsidRPr="00426A9C">
        <w:rPr>
          <w:rFonts w:ascii="Times New Roman" w:hAnsi="Times New Roman" w:cs="Times New Roman"/>
          <w:sz w:val="28"/>
          <w:szCs w:val="28"/>
        </w:rPr>
        <w:t xml:space="preserve">. This is a strong indicator that the </w:t>
      </w:r>
      <w:proofErr w:type="spellStart"/>
      <w:r w:rsidRPr="00426A9C">
        <w:rPr>
          <w:rFonts w:ascii="Times New Roman" w:hAnsi="Times New Roman" w:cs="Times New Roman"/>
          <w:sz w:val="28"/>
          <w:szCs w:val="28"/>
        </w:rPr>
        <w:t>XGBoost</w:t>
      </w:r>
      <w:proofErr w:type="spellEnd"/>
      <w:r w:rsidRPr="00426A9C">
        <w:rPr>
          <w:rFonts w:ascii="Times New Roman" w:hAnsi="Times New Roman" w:cs="Times New Roman"/>
          <w:sz w:val="28"/>
          <w:szCs w:val="28"/>
        </w:rPr>
        <w:t xml:space="preserve"> model generalizes excellently to </w:t>
      </w:r>
      <w:r w:rsidRPr="00426A9C">
        <w:rPr>
          <w:rFonts w:ascii="Times New Roman" w:hAnsi="Times New Roman" w:cs="Times New Roman"/>
          <w:sz w:val="28"/>
          <w:szCs w:val="28"/>
        </w:rPr>
        <w:lastRenderedPageBreak/>
        <w:t>unseen data with no overfitting. The use of Scikit-learn Pipeline, cross-validation, and controlled hyperparameter tuning contributed directly to this result.</w:t>
      </w:r>
    </w:p>
    <w:p w14:paraId="4FCA7D48" w14:textId="24B45DCB" w:rsidR="00EB54DB" w:rsidRPr="00426A9C" w:rsidRDefault="00B75E5D" w:rsidP="00727957">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9.6. Feature importance analysis</w:t>
      </w:r>
    </w:p>
    <w:p w14:paraId="72A1CFD0" w14:textId="6EA57D7B" w:rsidR="00B75E5D" w:rsidRPr="00426A9C" w:rsidRDefault="00B75E5D" w:rsidP="00727957">
      <w:pPr>
        <w:pStyle w:val="BodyTextIndent"/>
        <w:spacing w:line="360" w:lineRule="auto"/>
        <w:rPr>
          <w:sz w:val="28"/>
          <w:szCs w:val="28"/>
        </w:rPr>
      </w:pPr>
      <w:r w:rsidRPr="00426A9C">
        <w:rPr>
          <w:sz w:val="28"/>
          <w:szCs w:val="28"/>
        </w:rPr>
        <w:t xml:space="preserve">Feature importance was extracted from the trained </w:t>
      </w:r>
      <w:proofErr w:type="spellStart"/>
      <w:r w:rsidRPr="00426A9C">
        <w:rPr>
          <w:sz w:val="28"/>
          <w:szCs w:val="28"/>
        </w:rPr>
        <w:t>XGBoost</w:t>
      </w:r>
      <w:proofErr w:type="spellEnd"/>
      <w:r w:rsidRPr="00426A9C">
        <w:rPr>
          <w:sz w:val="28"/>
          <w:szCs w:val="28"/>
        </w:rPr>
        <w:t xml:space="preserve"> model to understand which variables most strongly influenced sales predictions:</w:t>
      </w:r>
    </w:p>
    <w:tbl>
      <w:tblPr>
        <w:tblStyle w:val="GridTable1Light"/>
        <w:tblW w:w="0" w:type="auto"/>
        <w:tblLook w:val="04A0" w:firstRow="1" w:lastRow="0" w:firstColumn="1" w:lastColumn="0" w:noHBand="0" w:noVBand="1"/>
      </w:tblPr>
      <w:tblGrid>
        <w:gridCol w:w="982"/>
        <w:gridCol w:w="2982"/>
        <w:gridCol w:w="1843"/>
        <w:gridCol w:w="4649"/>
      </w:tblGrid>
      <w:tr w:rsidR="00727957" w:rsidRPr="00426A9C" w14:paraId="0A3E4372" w14:textId="77777777" w:rsidTr="007A0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2" w:type="dxa"/>
            <w:shd w:val="clear" w:color="auto" w:fill="F2F2F2" w:themeFill="background1" w:themeFillShade="F2"/>
          </w:tcPr>
          <w:p w14:paraId="0AE57087" w14:textId="287E9D78" w:rsidR="00F4007C" w:rsidRPr="00426A9C" w:rsidRDefault="00F4007C" w:rsidP="00B07BCD">
            <w:pPr>
              <w:spacing w:before="120" w:line="360" w:lineRule="auto"/>
              <w:rPr>
                <w:rFonts w:ascii="Times New Roman" w:hAnsi="Times New Roman" w:cs="Times New Roman"/>
                <w:sz w:val="28"/>
                <w:szCs w:val="28"/>
              </w:rPr>
            </w:pPr>
            <w:r w:rsidRPr="00426A9C">
              <w:rPr>
                <w:rFonts w:ascii="Times New Roman" w:hAnsi="Times New Roman" w:cs="Times New Roman"/>
                <w:sz w:val="28"/>
                <w:szCs w:val="28"/>
              </w:rPr>
              <w:t xml:space="preserve">Rank </w:t>
            </w:r>
          </w:p>
        </w:tc>
        <w:tc>
          <w:tcPr>
            <w:tcW w:w="2982" w:type="dxa"/>
            <w:shd w:val="clear" w:color="auto" w:fill="F2F2F2" w:themeFill="background1" w:themeFillShade="F2"/>
          </w:tcPr>
          <w:p w14:paraId="1F1A8F76" w14:textId="4A320020" w:rsidR="00F4007C" w:rsidRPr="00426A9C" w:rsidRDefault="00CB74DC" w:rsidP="00B07BCD">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 xml:space="preserve">Feature </w:t>
            </w:r>
          </w:p>
        </w:tc>
        <w:tc>
          <w:tcPr>
            <w:tcW w:w="1843" w:type="dxa"/>
            <w:shd w:val="clear" w:color="auto" w:fill="F2F2F2" w:themeFill="background1" w:themeFillShade="F2"/>
          </w:tcPr>
          <w:p w14:paraId="58FE5FFB" w14:textId="27FE8E3E" w:rsidR="00F4007C" w:rsidRPr="00426A9C" w:rsidRDefault="00CB74DC" w:rsidP="00B07BCD">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 xml:space="preserve">Importance </w:t>
            </w:r>
          </w:p>
        </w:tc>
        <w:tc>
          <w:tcPr>
            <w:tcW w:w="4649" w:type="dxa"/>
            <w:shd w:val="clear" w:color="auto" w:fill="F2F2F2" w:themeFill="background1" w:themeFillShade="F2"/>
          </w:tcPr>
          <w:p w14:paraId="31B51047" w14:textId="1F815A62" w:rsidR="00F4007C" w:rsidRPr="00426A9C" w:rsidRDefault="00CB74DC" w:rsidP="00B07BCD">
            <w:pPr>
              <w:spacing w:before="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Business interpretation</w:t>
            </w:r>
          </w:p>
        </w:tc>
      </w:tr>
      <w:tr w:rsidR="007A00DC" w:rsidRPr="00426A9C" w14:paraId="09D540B5" w14:textId="77777777" w:rsidTr="007A00DC">
        <w:tc>
          <w:tcPr>
            <w:cnfStyle w:val="001000000000" w:firstRow="0" w:lastRow="0" w:firstColumn="1" w:lastColumn="0" w:oddVBand="0" w:evenVBand="0" w:oddHBand="0" w:evenHBand="0" w:firstRowFirstColumn="0" w:firstRowLastColumn="0" w:lastRowFirstColumn="0" w:lastRowLastColumn="0"/>
            <w:tcW w:w="982" w:type="dxa"/>
          </w:tcPr>
          <w:p w14:paraId="11AE231D" w14:textId="7EC784FA" w:rsidR="00F4007C" w:rsidRPr="00426A9C" w:rsidRDefault="00ED38C5" w:rsidP="00B07BCD">
            <w:pPr>
              <w:spacing w:before="120" w:line="360" w:lineRule="auto"/>
              <w:rPr>
                <w:rFonts w:ascii="Times New Roman" w:hAnsi="Times New Roman" w:cs="Times New Roman"/>
                <w:b w:val="0"/>
                <w:bCs w:val="0"/>
                <w:sz w:val="28"/>
                <w:szCs w:val="28"/>
              </w:rPr>
            </w:pPr>
            <w:r w:rsidRPr="00426A9C">
              <w:rPr>
                <w:rFonts w:ascii="Times New Roman" w:hAnsi="Times New Roman" w:cs="Times New Roman"/>
                <w:b w:val="0"/>
                <w:bCs w:val="0"/>
                <w:sz w:val="28"/>
                <w:szCs w:val="28"/>
              </w:rPr>
              <w:t>1.</w:t>
            </w:r>
          </w:p>
        </w:tc>
        <w:tc>
          <w:tcPr>
            <w:tcW w:w="2982" w:type="dxa"/>
          </w:tcPr>
          <w:p w14:paraId="6085D9F0" w14:textId="4C0C4D0A" w:rsidR="00F4007C" w:rsidRPr="00426A9C" w:rsidRDefault="003F45F8" w:rsidP="00B07BCD">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Order Item Product Price</w:t>
            </w:r>
          </w:p>
        </w:tc>
        <w:tc>
          <w:tcPr>
            <w:tcW w:w="1843" w:type="dxa"/>
          </w:tcPr>
          <w:p w14:paraId="0A06B431" w14:textId="437DB574" w:rsidR="00F4007C" w:rsidRPr="00426A9C" w:rsidRDefault="006D4FC7" w:rsidP="00B07BCD">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0.7196</w:t>
            </w:r>
          </w:p>
        </w:tc>
        <w:tc>
          <w:tcPr>
            <w:tcW w:w="4649" w:type="dxa"/>
          </w:tcPr>
          <w:p w14:paraId="3E3B73C6" w14:textId="68000643" w:rsidR="00F4007C" w:rsidRPr="00426A9C" w:rsidRDefault="00976D3A" w:rsidP="00B07BCD">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Directly determines the base sales value</w:t>
            </w:r>
          </w:p>
        </w:tc>
      </w:tr>
      <w:tr w:rsidR="004D1324" w:rsidRPr="00426A9C" w14:paraId="46CA9F72" w14:textId="77777777" w:rsidTr="007A00DC">
        <w:tc>
          <w:tcPr>
            <w:cnfStyle w:val="001000000000" w:firstRow="0" w:lastRow="0" w:firstColumn="1" w:lastColumn="0" w:oddVBand="0" w:evenVBand="0" w:oddHBand="0" w:evenHBand="0" w:firstRowFirstColumn="0" w:firstRowLastColumn="0" w:lastRowFirstColumn="0" w:lastRowLastColumn="0"/>
            <w:tcW w:w="982" w:type="dxa"/>
          </w:tcPr>
          <w:p w14:paraId="5520280F" w14:textId="03A52CE8" w:rsidR="006D4FC7" w:rsidRPr="00426A9C" w:rsidRDefault="006D4FC7" w:rsidP="006D4FC7">
            <w:pPr>
              <w:spacing w:before="120" w:line="360" w:lineRule="auto"/>
              <w:rPr>
                <w:rFonts w:ascii="Times New Roman" w:hAnsi="Times New Roman" w:cs="Times New Roman"/>
                <w:b w:val="0"/>
                <w:bCs w:val="0"/>
                <w:sz w:val="28"/>
                <w:szCs w:val="28"/>
              </w:rPr>
            </w:pPr>
            <w:r w:rsidRPr="00426A9C">
              <w:rPr>
                <w:rFonts w:ascii="Times New Roman" w:hAnsi="Times New Roman" w:cs="Times New Roman"/>
                <w:b w:val="0"/>
                <w:bCs w:val="0"/>
                <w:sz w:val="28"/>
                <w:szCs w:val="28"/>
              </w:rPr>
              <w:t>2.</w:t>
            </w:r>
          </w:p>
        </w:tc>
        <w:tc>
          <w:tcPr>
            <w:tcW w:w="2982" w:type="dxa"/>
          </w:tcPr>
          <w:p w14:paraId="4DADAC27" w14:textId="42BD4ECC" w:rsidR="006D4FC7" w:rsidRPr="00426A9C" w:rsidRDefault="006D4FC7"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Order Item Discount</w:t>
            </w:r>
          </w:p>
        </w:tc>
        <w:tc>
          <w:tcPr>
            <w:tcW w:w="1843" w:type="dxa"/>
          </w:tcPr>
          <w:p w14:paraId="1AB232CE" w14:textId="6864E251" w:rsidR="006D4FC7" w:rsidRPr="00426A9C" w:rsidRDefault="004D1324"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426A9C">
              <w:rPr>
                <w:rFonts w:ascii="Times New Roman" w:hAnsi="Times New Roman" w:cs="Times New Roman"/>
                <w:sz w:val="28"/>
                <w:szCs w:val="28"/>
              </w:rPr>
              <w:t>0.5803</w:t>
            </w:r>
          </w:p>
        </w:tc>
        <w:tc>
          <w:tcPr>
            <w:tcW w:w="4649" w:type="dxa"/>
          </w:tcPr>
          <w:p w14:paraId="4153CC1F" w14:textId="5D7FA0A0" w:rsidR="006D4FC7" w:rsidRPr="00426A9C" w:rsidRDefault="00541767"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Discount level</w:t>
            </w:r>
            <w:r w:rsidR="004D1324" w:rsidRPr="00426A9C">
              <w:rPr>
                <w:rFonts w:ascii="Times New Roman" w:hAnsi="Times New Roman" w:cs="Times New Roman"/>
                <w:sz w:val="28"/>
                <w:szCs w:val="28"/>
              </w:rPr>
              <w:t xml:space="preserve"> strongly</w:t>
            </w:r>
            <w:ins w:id="0" w:author="Microsoft Word" w:date="2026-04-24T22:05:00Z" w16du:dateUtc="2026-04-24T16:35:00Z">
              <w:r w:rsidRPr="00426A9C">
                <w:rPr>
                  <w:rFonts w:ascii="Times New Roman" w:hAnsi="Times New Roman" w:cs="Times New Roman"/>
                  <w:sz w:val="28"/>
                  <w:szCs w:val="28"/>
                </w:rPr>
                <w:t xml:space="preserve"> </w:t>
              </w:r>
            </w:ins>
            <w:r w:rsidRPr="00426A9C">
              <w:rPr>
                <w:rFonts w:ascii="Times New Roman" w:hAnsi="Times New Roman" w:cs="Times New Roman"/>
                <w:sz w:val="28"/>
                <w:szCs w:val="28"/>
              </w:rPr>
              <w:t xml:space="preserve">influences </w:t>
            </w:r>
            <w:r w:rsidR="004D1324" w:rsidRPr="00426A9C">
              <w:rPr>
                <w:rFonts w:ascii="Times New Roman" w:hAnsi="Times New Roman" w:cs="Times New Roman"/>
                <w:sz w:val="28"/>
                <w:szCs w:val="28"/>
              </w:rPr>
              <w:t xml:space="preserve">the </w:t>
            </w:r>
            <w:r w:rsidRPr="00426A9C">
              <w:rPr>
                <w:rFonts w:ascii="Times New Roman" w:hAnsi="Times New Roman" w:cs="Times New Roman"/>
                <w:sz w:val="28"/>
                <w:szCs w:val="28"/>
              </w:rPr>
              <w:t>final sales amount</w:t>
            </w:r>
          </w:p>
        </w:tc>
      </w:tr>
      <w:tr w:rsidR="004D1324" w:rsidRPr="00426A9C" w14:paraId="1DABCCA7" w14:textId="77777777" w:rsidTr="007A00DC">
        <w:tc>
          <w:tcPr>
            <w:cnfStyle w:val="001000000000" w:firstRow="0" w:lastRow="0" w:firstColumn="1" w:lastColumn="0" w:oddVBand="0" w:evenVBand="0" w:oddHBand="0" w:evenHBand="0" w:firstRowFirstColumn="0" w:firstRowLastColumn="0" w:lastRowFirstColumn="0" w:lastRowLastColumn="0"/>
            <w:tcW w:w="982" w:type="dxa"/>
          </w:tcPr>
          <w:p w14:paraId="6653BE9D" w14:textId="76BD7CA5" w:rsidR="006D4FC7" w:rsidRPr="00426A9C" w:rsidRDefault="006D4FC7" w:rsidP="006D4FC7">
            <w:pPr>
              <w:spacing w:before="120" w:line="360" w:lineRule="auto"/>
              <w:rPr>
                <w:rFonts w:ascii="Times New Roman" w:hAnsi="Times New Roman" w:cs="Times New Roman"/>
                <w:b w:val="0"/>
                <w:bCs w:val="0"/>
                <w:sz w:val="28"/>
                <w:szCs w:val="28"/>
              </w:rPr>
            </w:pPr>
            <w:r w:rsidRPr="00426A9C">
              <w:rPr>
                <w:rFonts w:ascii="Times New Roman" w:hAnsi="Times New Roman" w:cs="Times New Roman"/>
                <w:b w:val="0"/>
                <w:bCs w:val="0"/>
                <w:sz w:val="28"/>
                <w:szCs w:val="28"/>
              </w:rPr>
              <w:t>3.</w:t>
            </w:r>
          </w:p>
        </w:tc>
        <w:tc>
          <w:tcPr>
            <w:tcW w:w="2982" w:type="dxa"/>
          </w:tcPr>
          <w:p w14:paraId="35C483F3" w14:textId="75E5F6A5" w:rsidR="006D4FC7" w:rsidRPr="00426A9C" w:rsidRDefault="006D4FC7"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426A9C">
              <w:rPr>
                <w:rFonts w:ascii="Times New Roman" w:hAnsi="Times New Roman" w:cs="Times New Roman"/>
                <w:sz w:val="28"/>
                <w:szCs w:val="28"/>
              </w:rPr>
              <w:t>Order_Month</w:t>
            </w:r>
            <w:proofErr w:type="spellEnd"/>
          </w:p>
        </w:tc>
        <w:tc>
          <w:tcPr>
            <w:tcW w:w="1843" w:type="dxa"/>
          </w:tcPr>
          <w:p w14:paraId="4F06BEDE" w14:textId="461EAB7A" w:rsidR="006D4FC7" w:rsidRPr="00426A9C" w:rsidRDefault="00541767"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0.0307</w:t>
            </w:r>
          </w:p>
        </w:tc>
        <w:tc>
          <w:tcPr>
            <w:tcW w:w="4649" w:type="dxa"/>
          </w:tcPr>
          <w:p w14:paraId="50D53053" w14:textId="1BCD2B5F" w:rsidR="006D4FC7" w:rsidRPr="00426A9C" w:rsidRDefault="00C26584"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Seasonal demand patterns have a mild effect on sales</w:t>
            </w:r>
          </w:p>
        </w:tc>
      </w:tr>
      <w:tr w:rsidR="004D1324" w:rsidRPr="00426A9C" w14:paraId="3203F7C9" w14:textId="77777777" w:rsidTr="007A00DC">
        <w:tc>
          <w:tcPr>
            <w:cnfStyle w:val="001000000000" w:firstRow="0" w:lastRow="0" w:firstColumn="1" w:lastColumn="0" w:oddVBand="0" w:evenVBand="0" w:oddHBand="0" w:evenHBand="0" w:firstRowFirstColumn="0" w:firstRowLastColumn="0" w:lastRowFirstColumn="0" w:lastRowLastColumn="0"/>
            <w:tcW w:w="982" w:type="dxa"/>
          </w:tcPr>
          <w:p w14:paraId="58DB7895" w14:textId="1A57F8BC" w:rsidR="006D4FC7" w:rsidRPr="00426A9C" w:rsidRDefault="00C26584" w:rsidP="006D4FC7">
            <w:pPr>
              <w:spacing w:before="120" w:line="360" w:lineRule="auto"/>
              <w:rPr>
                <w:rFonts w:ascii="Times New Roman" w:hAnsi="Times New Roman" w:cs="Times New Roman"/>
                <w:b w:val="0"/>
                <w:bCs w:val="0"/>
                <w:sz w:val="28"/>
                <w:szCs w:val="28"/>
              </w:rPr>
            </w:pPr>
            <w:r w:rsidRPr="00426A9C">
              <w:rPr>
                <w:rFonts w:ascii="Times New Roman" w:hAnsi="Times New Roman" w:cs="Times New Roman"/>
                <w:b w:val="0"/>
                <w:bCs w:val="0"/>
                <w:sz w:val="28"/>
                <w:szCs w:val="28"/>
              </w:rPr>
              <w:t>4</w:t>
            </w:r>
            <w:r w:rsidR="006D4FC7" w:rsidRPr="00426A9C">
              <w:rPr>
                <w:rFonts w:ascii="Times New Roman" w:hAnsi="Times New Roman" w:cs="Times New Roman"/>
                <w:b w:val="0"/>
                <w:bCs w:val="0"/>
                <w:sz w:val="28"/>
                <w:szCs w:val="28"/>
              </w:rPr>
              <w:t>.</w:t>
            </w:r>
          </w:p>
        </w:tc>
        <w:tc>
          <w:tcPr>
            <w:tcW w:w="2982" w:type="dxa"/>
          </w:tcPr>
          <w:p w14:paraId="76ADE2F6" w14:textId="5A344834" w:rsidR="006D4FC7" w:rsidRPr="00426A9C" w:rsidRDefault="006D4FC7"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426A9C">
              <w:rPr>
                <w:rFonts w:ascii="Times New Roman" w:hAnsi="Times New Roman" w:cs="Times New Roman"/>
                <w:sz w:val="28"/>
                <w:szCs w:val="28"/>
              </w:rPr>
              <w:t>Shipping_Duration</w:t>
            </w:r>
            <w:proofErr w:type="spellEnd"/>
          </w:p>
        </w:tc>
        <w:tc>
          <w:tcPr>
            <w:tcW w:w="1843" w:type="dxa"/>
          </w:tcPr>
          <w:p w14:paraId="07E8FAB8" w14:textId="2D38DC4F" w:rsidR="006D4FC7" w:rsidRPr="00426A9C" w:rsidRDefault="00D135C3"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0.0007</w:t>
            </w:r>
          </w:p>
        </w:tc>
        <w:tc>
          <w:tcPr>
            <w:tcW w:w="4649" w:type="dxa"/>
          </w:tcPr>
          <w:p w14:paraId="0FE7285B" w14:textId="31FB18B9" w:rsidR="006D4FC7" w:rsidRPr="00426A9C" w:rsidRDefault="00D135C3"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Minimal positive correlation with sales</w:t>
            </w:r>
          </w:p>
        </w:tc>
      </w:tr>
      <w:tr w:rsidR="00426A9C" w:rsidRPr="00426A9C" w14:paraId="1A0ECE16" w14:textId="77777777" w:rsidTr="007A00DC">
        <w:tc>
          <w:tcPr>
            <w:cnfStyle w:val="001000000000" w:firstRow="0" w:lastRow="0" w:firstColumn="1" w:lastColumn="0" w:oddVBand="0" w:evenVBand="0" w:oddHBand="0" w:evenHBand="0" w:firstRowFirstColumn="0" w:firstRowLastColumn="0" w:lastRowFirstColumn="0" w:lastRowLastColumn="0"/>
            <w:tcW w:w="982" w:type="dxa"/>
          </w:tcPr>
          <w:p w14:paraId="3731637C" w14:textId="16B19AD6" w:rsidR="00D135C3" w:rsidRPr="00426A9C" w:rsidRDefault="000A6364" w:rsidP="006D4FC7">
            <w:pPr>
              <w:spacing w:before="120" w:line="360" w:lineRule="auto"/>
              <w:rPr>
                <w:rFonts w:ascii="Times New Roman" w:hAnsi="Times New Roman" w:cs="Times New Roman"/>
                <w:b w:val="0"/>
                <w:bCs w:val="0"/>
                <w:sz w:val="28"/>
                <w:szCs w:val="28"/>
              </w:rPr>
            </w:pPr>
            <w:r w:rsidRPr="00426A9C">
              <w:rPr>
                <w:rFonts w:ascii="Times New Roman" w:hAnsi="Times New Roman" w:cs="Times New Roman"/>
                <w:b w:val="0"/>
                <w:bCs w:val="0"/>
                <w:sz w:val="28"/>
                <w:szCs w:val="28"/>
              </w:rPr>
              <w:t>5.</w:t>
            </w:r>
          </w:p>
        </w:tc>
        <w:tc>
          <w:tcPr>
            <w:tcW w:w="2982" w:type="dxa"/>
          </w:tcPr>
          <w:p w14:paraId="7CC26AC1" w14:textId="632778D1" w:rsidR="00D135C3" w:rsidRPr="00426A9C" w:rsidRDefault="000A6364"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426A9C">
              <w:rPr>
                <w:rFonts w:ascii="Times New Roman" w:hAnsi="Times New Roman" w:cs="Times New Roman"/>
                <w:sz w:val="28"/>
                <w:szCs w:val="28"/>
              </w:rPr>
              <w:t>Delivery_Delay</w:t>
            </w:r>
            <w:proofErr w:type="spellEnd"/>
          </w:p>
        </w:tc>
        <w:tc>
          <w:tcPr>
            <w:tcW w:w="1843" w:type="dxa"/>
          </w:tcPr>
          <w:p w14:paraId="49865EBB" w14:textId="224CBF0A" w:rsidR="00D135C3" w:rsidRPr="00426A9C" w:rsidRDefault="00CD3913"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-0.0020</w:t>
            </w:r>
          </w:p>
        </w:tc>
        <w:tc>
          <w:tcPr>
            <w:tcW w:w="4649" w:type="dxa"/>
          </w:tcPr>
          <w:p w14:paraId="42ED0613" w14:textId="1C184FC7" w:rsidR="00D135C3" w:rsidRPr="00426A9C" w:rsidRDefault="00CD3913"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Slight negative correlation — delays marginally reduce sales</w:t>
            </w:r>
          </w:p>
        </w:tc>
      </w:tr>
      <w:tr w:rsidR="00AA76D8" w:rsidRPr="00426A9C" w14:paraId="075D4BAA" w14:textId="77777777" w:rsidTr="007A00DC">
        <w:tc>
          <w:tcPr>
            <w:cnfStyle w:val="001000000000" w:firstRow="0" w:lastRow="0" w:firstColumn="1" w:lastColumn="0" w:oddVBand="0" w:evenVBand="0" w:oddHBand="0" w:evenHBand="0" w:firstRowFirstColumn="0" w:firstRowLastColumn="0" w:lastRowFirstColumn="0" w:lastRowLastColumn="0"/>
            <w:tcW w:w="982" w:type="dxa"/>
          </w:tcPr>
          <w:p w14:paraId="7CA22FDC" w14:textId="40DF245B" w:rsidR="006D4FC7" w:rsidRPr="00426A9C" w:rsidRDefault="006D4FC7" w:rsidP="006D4FC7">
            <w:pPr>
              <w:spacing w:before="120" w:line="360" w:lineRule="auto"/>
              <w:rPr>
                <w:rFonts w:ascii="Times New Roman" w:hAnsi="Times New Roman" w:cs="Times New Roman"/>
                <w:b w:val="0"/>
                <w:bCs w:val="0"/>
                <w:sz w:val="28"/>
                <w:szCs w:val="28"/>
              </w:rPr>
            </w:pPr>
            <w:r w:rsidRPr="00426A9C">
              <w:rPr>
                <w:rFonts w:ascii="Times New Roman" w:hAnsi="Times New Roman" w:cs="Times New Roman"/>
                <w:b w:val="0"/>
                <w:bCs w:val="0"/>
                <w:sz w:val="28"/>
                <w:szCs w:val="28"/>
              </w:rPr>
              <w:t>6.</w:t>
            </w:r>
          </w:p>
        </w:tc>
        <w:tc>
          <w:tcPr>
            <w:tcW w:w="2982" w:type="dxa"/>
          </w:tcPr>
          <w:p w14:paraId="75131084" w14:textId="424DECD8" w:rsidR="006D4FC7" w:rsidRPr="00426A9C" w:rsidRDefault="006D4FC7"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426A9C">
              <w:rPr>
                <w:rFonts w:ascii="Times New Roman" w:hAnsi="Times New Roman" w:cs="Times New Roman"/>
                <w:sz w:val="28"/>
                <w:szCs w:val="28"/>
              </w:rPr>
              <w:t>Order_Weekday</w:t>
            </w:r>
            <w:proofErr w:type="spellEnd"/>
          </w:p>
        </w:tc>
        <w:tc>
          <w:tcPr>
            <w:tcW w:w="1843" w:type="dxa"/>
          </w:tcPr>
          <w:p w14:paraId="776D930F" w14:textId="37BA95EF" w:rsidR="006D4FC7" w:rsidRPr="00426A9C" w:rsidRDefault="008846CD"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-0.0039</w:t>
            </w:r>
          </w:p>
        </w:tc>
        <w:tc>
          <w:tcPr>
            <w:tcW w:w="4649" w:type="dxa"/>
          </w:tcPr>
          <w:p w14:paraId="41AF9113" w14:textId="128CD895" w:rsidR="006D4FC7" w:rsidRPr="00426A9C" w:rsidRDefault="008846CD" w:rsidP="006D4FC7">
            <w:pPr>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26A9C">
              <w:rPr>
                <w:rFonts w:ascii="Times New Roman" w:hAnsi="Times New Roman" w:cs="Times New Roman"/>
                <w:sz w:val="28"/>
                <w:szCs w:val="28"/>
              </w:rPr>
              <w:t>Day-of-week has negligible influence on sales</w:t>
            </w:r>
          </w:p>
        </w:tc>
      </w:tr>
    </w:tbl>
    <w:p w14:paraId="6E6F26BF" w14:textId="1C89386D" w:rsidR="00B75E5D" w:rsidRPr="00426A9C" w:rsidRDefault="00745714" w:rsidP="00727957">
      <w:pPr>
        <w:spacing w:before="120" w:after="0" w:line="360" w:lineRule="auto"/>
        <w:ind w:left="57"/>
        <w:rPr>
          <w:rFonts w:ascii="Times New Roman" w:hAnsi="Times New Roman" w:cs="Times New Roman"/>
          <w:sz w:val="28"/>
          <w:szCs w:val="28"/>
        </w:rPr>
      </w:pPr>
      <w:r w:rsidRPr="00426A9C">
        <w:rPr>
          <w:rFonts w:ascii="Times New Roman" w:hAnsi="Times New Roman" w:cs="Times New Roman"/>
          <w:sz w:val="28"/>
          <w:szCs w:val="28"/>
        </w:rPr>
        <w:t xml:space="preserve">The two dominant predictors are </w:t>
      </w:r>
      <w:r w:rsidRPr="00426A9C">
        <w:rPr>
          <w:rFonts w:ascii="Times New Roman" w:hAnsi="Times New Roman" w:cs="Times New Roman"/>
          <w:b/>
          <w:bCs/>
          <w:sz w:val="28"/>
          <w:szCs w:val="28"/>
        </w:rPr>
        <w:t>Order Item Product Price (0.7196)</w:t>
      </w:r>
      <w:r w:rsidRPr="00426A9C">
        <w:rPr>
          <w:rFonts w:ascii="Times New Roman" w:hAnsi="Times New Roman" w:cs="Times New Roman"/>
          <w:sz w:val="28"/>
          <w:szCs w:val="28"/>
        </w:rPr>
        <w:t xml:space="preserve"> and </w:t>
      </w:r>
      <w:r w:rsidRPr="00426A9C">
        <w:rPr>
          <w:rFonts w:ascii="Times New Roman" w:hAnsi="Times New Roman" w:cs="Times New Roman"/>
          <w:b/>
          <w:bCs/>
          <w:sz w:val="28"/>
          <w:szCs w:val="28"/>
        </w:rPr>
        <w:t>Order Item Discount (0.5803)</w:t>
      </w:r>
      <w:r w:rsidRPr="00426A9C">
        <w:rPr>
          <w:rFonts w:ascii="Times New Roman" w:hAnsi="Times New Roman" w:cs="Times New Roman"/>
          <w:sz w:val="28"/>
          <w:szCs w:val="28"/>
        </w:rPr>
        <w:t xml:space="preserve">, which together drive the majority of the model's predictions. This makes strong business sense — price and discount directly determine the final sales value. </w:t>
      </w:r>
      <w:proofErr w:type="spellStart"/>
      <w:r w:rsidRPr="00426A9C">
        <w:rPr>
          <w:rFonts w:ascii="Times New Roman" w:hAnsi="Times New Roman" w:cs="Times New Roman"/>
          <w:sz w:val="28"/>
          <w:szCs w:val="28"/>
        </w:rPr>
        <w:t>Order_Month</w:t>
      </w:r>
      <w:proofErr w:type="spellEnd"/>
      <w:r w:rsidRPr="00426A9C">
        <w:rPr>
          <w:rFonts w:ascii="Times New Roman" w:hAnsi="Times New Roman" w:cs="Times New Roman"/>
          <w:sz w:val="28"/>
          <w:szCs w:val="28"/>
        </w:rPr>
        <w:t xml:space="preserve"> shows a mild positive correlation of </w:t>
      </w:r>
      <w:r w:rsidRPr="00426A9C">
        <w:rPr>
          <w:rFonts w:ascii="Times New Roman" w:hAnsi="Times New Roman" w:cs="Times New Roman"/>
          <w:b/>
          <w:bCs/>
          <w:sz w:val="28"/>
          <w:szCs w:val="28"/>
        </w:rPr>
        <w:t>0.0307</w:t>
      </w:r>
      <w:r w:rsidRPr="00426A9C">
        <w:rPr>
          <w:rFonts w:ascii="Times New Roman" w:hAnsi="Times New Roman" w:cs="Times New Roman"/>
          <w:sz w:val="28"/>
          <w:szCs w:val="28"/>
        </w:rPr>
        <w:t xml:space="preserve">, confirming that seasonal patterns exist but play a secondary role. </w:t>
      </w:r>
      <w:proofErr w:type="spellStart"/>
      <w:r w:rsidRPr="00426A9C">
        <w:rPr>
          <w:rFonts w:ascii="Times New Roman" w:hAnsi="Times New Roman" w:cs="Times New Roman"/>
          <w:sz w:val="28"/>
          <w:szCs w:val="28"/>
        </w:rPr>
        <w:t>Delivery_Delay</w:t>
      </w:r>
      <w:proofErr w:type="spellEnd"/>
      <w:r w:rsidRPr="00426A9C">
        <w:rPr>
          <w:rFonts w:ascii="Times New Roman" w:hAnsi="Times New Roman" w:cs="Times New Roman"/>
          <w:sz w:val="28"/>
          <w:szCs w:val="28"/>
        </w:rPr>
        <w:t xml:space="preserve"> and </w:t>
      </w:r>
      <w:proofErr w:type="spellStart"/>
      <w:r w:rsidRPr="00426A9C">
        <w:rPr>
          <w:rFonts w:ascii="Times New Roman" w:hAnsi="Times New Roman" w:cs="Times New Roman"/>
          <w:sz w:val="28"/>
          <w:szCs w:val="28"/>
        </w:rPr>
        <w:t>Order_Weekday</w:t>
      </w:r>
      <w:proofErr w:type="spellEnd"/>
      <w:r w:rsidRPr="00426A9C">
        <w:rPr>
          <w:rFonts w:ascii="Times New Roman" w:hAnsi="Times New Roman" w:cs="Times New Roman"/>
          <w:sz w:val="28"/>
          <w:szCs w:val="28"/>
        </w:rPr>
        <w:t xml:space="preserve"> show slight negative correlations, suggesting that operational inefficiencies and timing have a minor but measurable impact on sales outcomes.</w:t>
      </w:r>
    </w:p>
    <w:p w14:paraId="48B8D007" w14:textId="0877E847" w:rsidR="009864A4" w:rsidRPr="00426A9C" w:rsidRDefault="009864A4" w:rsidP="00727957">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9.7. Business insights from evaluation</w:t>
      </w:r>
    </w:p>
    <w:p w14:paraId="551EA62B" w14:textId="77777777" w:rsidR="00FB5156" w:rsidRPr="00FB5156" w:rsidRDefault="00FB5156" w:rsidP="00727957">
      <w:pPr>
        <w:spacing w:after="0" w:line="360" w:lineRule="auto"/>
        <w:ind w:left="57"/>
        <w:rPr>
          <w:rFonts w:ascii="Times New Roman" w:hAnsi="Times New Roman" w:cs="Times New Roman"/>
          <w:sz w:val="28"/>
          <w:szCs w:val="28"/>
        </w:rPr>
      </w:pPr>
      <w:r w:rsidRPr="00FB5156">
        <w:rPr>
          <w:rFonts w:ascii="Times New Roman" w:hAnsi="Times New Roman" w:cs="Times New Roman"/>
          <w:sz w:val="28"/>
          <w:szCs w:val="28"/>
        </w:rPr>
        <w:t>Beyond model metrics, the evaluation revealed several important business insights:</w:t>
      </w:r>
    </w:p>
    <w:p w14:paraId="13D99A96" w14:textId="77777777" w:rsidR="00FB5156" w:rsidRPr="00426A9C" w:rsidRDefault="00FB5156" w:rsidP="00727957">
      <w:pPr>
        <w:pStyle w:val="ListParagraph"/>
        <w:numPr>
          <w:ilvl w:val="0"/>
          <w:numId w:val="29"/>
        </w:numPr>
        <w:spacing w:after="0" w:line="360" w:lineRule="auto"/>
        <w:ind w:left="417"/>
        <w:rPr>
          <w:rFonts w:ascii="Times New Roman" w:hAnsi="Times New Roman" w:cs="Times New Roman"/>
          <w:sz w:val="28"/>
          <w:szCs w:val="28"/>
        </w:rPr>
      </w:pPr>
      <w:r w:rsidRPr="00426A9C">
        <w:rPr>
          <w:rFonts w:ascii="Times New Roman" w:hAnsi="Times New Roman" w:cs="Times New Roman"/>
          <w:b/>
          <w:bCs/>
          <w:sz w:val="28"/>
          <w:szCs w:val="28"/>
        </w:rPr>
        <w:lastRenderedPageBreak/>
        <w:t>Late Delivery Rate:</w:t>
      </w:r>
      <w:r w:rsidRPr="00426A9C">
        <w:rPr>
          <w:rFonts w:ascii="Times New Roman" w:hAnsi="Times New Roman" w:cs="Times New Roman"/>
          <w:sz w:val="28"/>
          <w:szCs w:val="28"/>
        </w:rPr>
        <w:t xml:space="preserve"> Approximately </w:t>
      </w:r>
      <w:r w:rsidRPr="00426A9C">
        <w:rPr>
          <w:rFonts w:ascii="Times New Roman" w:hAnsi="Times New Roman" w:cs="Times New Roman"/>
          <w:b/>
          <w:bCs/>
          <w:sz w:val="28"/>
          <w:szCs w:val="28"/>
        </w:rPr>
        <w:t>55%</w:t>
      </w:r>
      <w:r w:rsidRPr="00426A9C">
        <w:rPr>
          <w:rFonts w:ascii="Times New Roman" w:hAnsi="Times New Roman" w:cs="Times New Roman"/>
          <w:sz w:val="28"/>
          <w:szCs w:val="28"/>
        </w:rPr>
        <w:t xml:space="preserve"> of all orders in the dataset were delivered late. This is a critical operational finding that suggests systemic inefficiencies in the supply chain logistics process.</w:t>
      </w:r>
    </w:p>
    <w:p w14:paraId="1E0C339A" w14:textId="307CE59A" w:rsidR="00FB5156" w:rsidRPr="00426A9C" w:rsidRDefault="00FB5156" w:rsidP="00727957">
      <w:pPr>
        <w:pStyle w:val="ListParagraph"/>
        <w:numPr>
          <w:ilvl w:val="0"/>
          <w:numId w:val="29"/>
        </w:numPr>
        <w:spacing w:after="0" w:line="360" w:lineRule="auto"/>
        <w:ind w:left="417"/>
        <w:rPr>
          <w:rFonts w:ascii="Times New Roman" w:hAnsi="Times New Roman" w:cs="Times New Roman"/>
          <w:sz w:val="28"/>
          <w:szCs w:val="28"/>
        </w:rPr>
      </w:pPr>
      <w:r w:rsidRPr="00426A9C">
        <w:rPr>
          <w:rFonts w:ascii="Times New Roman" w:hAnsi="Times New Roman" w:cs="Times New Roman"/>
          <w:b/>
          <w:bCs/>
          <w:sz w:val="28"/>
          <w:szCs w:val="28"/>
        </w:rPr>
        <w:t>Product Price Dominance:</w:t>
      </w:r>
      <w:r w:rsidRPr="00426A9C">
        <w:rPr>
          <w:rFonts w:ascii="Times New Roman" w:hAnsi="Times New Roman" w:cs="Times New Roman"/>
          <w:sz w:val="28"/>
          <w:szCs w:val="28"/>
        </w:rPr>
        <w:t xml:space="preserve"> </w:t>
      </w:r>
      <w:r w:rsidR="00263777" w:rsidRPr="00426A9C">
        <w:rPr>
          <w:rFonts w:ascii="Times New Roman" w:hAnsi="Times New Roman" w:cs="Times New Roman"/>
          <w:sz w:val="28"/>
          <w:szCs w:val="28"/>
        </w:rPr>
        <w:t xml:space="preserve">Product price (correlation: </w:t>
      </w:r>
      <w:r w:rsidR="00263777" w:rsidRPr="00426A9C">
        <w:rPr>
          <w:rFonts w:ascii="Times New Roman" w:hAnsi="Times New Roman" w:cs="Times New Roman"/>
          <w:b/>
          <w:bCs/>
          <w:sz w:val="28"/>
          <w:szCs w:val="28"/>
        </w:rPr>
        <w:t>0.7196</w:t>
      </w:r>
      <w:r w:rsidR="00263777" w:rsidRPr="00426A9C">
        <w:rPr>
          <w:rFonts w:ascii="Times New Roman" w:hAnsi="Times New Roman" w:cs="Times New Roman"/>
          <w:sz w:val="28"/>
          <w:szCs w:val="28"/>
        </w:rPr>
        <w:t xml:space="preserve">) and discount (correlation: </w:t>
      </w:r>
      <w:r w:rsidR="00263777" w:rsidRPr="00426A9C">
        <w:rPr>
          <w:rFonts w:ascii="Times New Roman" w:hAnsi="Times New Roman" w:cs="Times New Roman"/>
          <w:b/>
          <w:bCs/>
          <w:sz w:val="28"/>
          <w:szCs w:val="28"/>
        </w:rPr>
        <w:t>0.5803</w:t>
      </w:r>
      <w:r w:rsidR="00263777" w:rsidRPr="00426A9C">
        <w:rPr>
          <w:rFonts w:ascii="Times New Roman" w:hAnsi="Times New Roman" w:cs="Times New Roman"/>
          <w:sz w:val="28"/>
          <w:szCs w:val="28"/>
        </w:rPr>
        <w:t>) are by far the strongest predictors of sales, together accounting for the vast majority of the model's explanatory power.</w:t>
      </w:r>
    </w:p>
    <w:p w14:paraId="55245CE2" w14:textId="77777777" w:rsidR="00FB5156" w:rsidRPr="00426A9C" w:rsidRDefault="00FB5156" w:rsidP="00727957">
      <w:pPr>
        <w:pStyle w:val="ListParagraph"/>
        <w:numPr>
          <w:ilvl w:val="0"/>
          <w:numId w:val="29"/>
        </w:numPr>
        <w:spacing w:after="0" w:line="360" w:lineRule="auto"/>
        <w:ind w:left="417"/>
        <w:rPr>
          <w:rFonts w:ascii="Times New Roman" w:hAnsi="Times New Roman" w:cs="Times New Roman"/>
          <w:sz w:val="28"/>
          <w:szCs w:val="28"/>
        </w:rPr>
      </w:pPr>
      <w:r w:rsidRPr="00426A9C">
        <w:rPr>
          <w:rFonts w:ascii="Times New Roman" w:hAnsi="Times New Roman" w:cs="Times New Roman"/>
          <w:b/>
          <w:bCs/>
          <w:sz w:val="28"/>
          <w:szCs w:val="28"/>
        </w:rPr>
        <w:t>Seasonal Patterns:</w:t>
      </w:r>
      <w:r w:rsidRPr="00426A9C">
        <w:rPr>
          <w:rFonts w:ascii="Times New Roman" w:hAnsi="Times New Roman" w:cs="Times New Roman"/>
          <w:sz w:val="28"/>
          <w:szCs w:val="28"/>
        </w:rPr>
        <w:t xml:space="preserve"> Order Month emerged as a significant feature, indicating that sales follow seasonal trends. This insight can be used for demand forecasting and inventory planning.</w:t>
      </w:r>
    </w:p>
    <w:p w14:paraId="6F0C1DF2" w14:textId="77777777" w:rsidR="00FB5156" w:rsidRPr="00426A9C" w:rsidRDefault="00FB5156" w:rsidP="00727957">
      <w:pPr>
        <w:pStyle w:val="ListParagraph"/>
        <w:numPr>
          <w:ilvl w:val="0"/>
          <w:numId w:val="29"/>
        </w:numPr>
        <w:spacing w:after="0" w:line="360" w:lineRule="auto"/>
        <w:ind w:left="417"/>
        <w:rPr>
          <w:rFonts w:ascii="Times New Roman" w:hAnsi="Times New Roman" w:cs="Times New Roman"/>
          <w:sz w:val="28"/>
          <w:szCs w:val="28"/>
        </w:rPr>
      </w:pPr>
      <w:r w:rsidRPr="00426A9C">
        <w:rPr>
          <w:rFonts w:ascii="Times New Roman" w:hAnsi="Times New Roman" w:cs="Times New Roman"/>
          <w:b/>
          <w:bCs/>
          <w:sz w:val="28"/>
          <w:szCs w:val="28"/>
        </w:rPr>
        <w:t>Profit Variation:</w:t>
      </w:r>
      <w:r w:rsidRPr="00426A9C">
        <w:rPr>
          <w:rFonts w:ascii="Times New Roman" w:hAnsi="Times New Roman" w:cs="Times New Roman"/>
          <w:sz w:val="28"/>
          <w:szCs w:val="28"/>
        </w:rPr>
        <w:t xml:space="preserve"> Profit margins vary significantly across product categories and customer regions, suggesting opportunities for targeted pricing and promotional strategies.</w:t>
      </w:r>
    </w:p>
    <w:p w14:paraId="699623C0" w14:textId="1EF9110A" w:rsidR="009C363E" w:rsidRPr="00426A9C" w:rsidRDefault="009C363E" w:rsidP="009C363E">
      <w:pPr>
        <w:spacing w:after="0" w:line="360" w:lineRule="auto"/>
        <w:ind w:left="57"/>
        <w:rPr>
          <w:rFonts w:ascii="Times New Roman" w:hAnsi="Times New Roman" w:cs="Times New Roman"/>
          <w:b/>
          <w:bCs/>
          <w:sz w:val="32"/>
          <w:szCs w:val="32"/>
        </w:rPr>
      </w:pPr>
      <w:r w:rsidRPr="00426A9C">
        <w:rPr>
          <w:rFonts w:ascii="Times New Roman" w:hAnsi="Times New Roman" w:cs="Times New Roman"/>
          <w:b/>
          <w:bCs/>
          <w:sz w:val="32"/>
          <w:szCs w:val="32"/>
        </w:rPr>
        <w:t xml:space="preserve">9.8. </w:t>
      </w:r>
      <w:r w:rsidR="00727957" w:rsidRPr="00426A9C">
        <w:rPr>
          <w:rFonts w:ascii="Times New Roman" w:hAnsi="Times New Roman" w:cs="Times New Roman"/>
          <w:b/>
          <w:bCs/>
          <w:sz w:val="32"/>
          <w:szCs w:val="32"/>
        </w:rPr>
        <w:t>Evaluation summary</w:t>
      </w:r>
    </w:p>
    <w:p w14:paraId="6F176A9F" w14:textId="18A38A9A" w:rsidR="00727957" w:rsidRPr="00426A9C" w:rsidRDefault="00727957" w:rsidP="00727957">
      <w:pPr>
        <w:pStyle w:val="BodyTextIndent"/>
        <w:spacing w:line="360" w:lineRule="auto"/>
        <w:rPr>
          <w:sz w:val="28"/>
          <w:szCs w:val="28"/>
        </w:rPr>
      </w:pPr>
      <w:r w:rsidRPr="00426A9C">
        <w:rPr>
          <w:sz w:val="28"/>
          <w:szCs w:val="28"/>
        </w:rPr>
        <w:t xml:space="preserve">The evaluation confirms that the </w:t>
      </w:r>
      <w:proofErr w:type="spellStart"/>
      <w:r w:rsidRPr="00426A9C">
        <w:rPr>
          <w:sz w:val="28"/>
          <w:szCs w:val="28"/>
        </w:rPr>
        <w:t>XGBoost</w:t>
      </w:r>
      <w:proofErr w:type="spellEnd"/>
      <w:r w:rsidRPr="00426A9C">
        <w:rPr>
          <w:sz w:val="28"/>
          <w:szCs w:val="28"/>
        </w:rPr>
        <w:t xml:space="preserve"> model with hyperparameter tuning is the most suitable model for supply chain sales prediction in this project. With an R² of 0.8233 and an MAE of 28.57, the model demonstrates strong predictive capability while generalizing well to unseen data. The feature importance analysis adds interpretability to the model, making its predictions actionable for business decision-making.</w:t>
      </w:r>
    </w:p>
    <w:p w14:paraId="373DBF48" w14:textId="77777777" w:rsidR="00D2576A" w:rsidRDefault="00D2576A" w:rsidP="00727957">
      <w:pPr>
        <w:pStyle w:val="BodyTextIndent"/>
        <w:spacing w:line="360" w:lineRule="auto"/>
      </w:pPr>
    </w:p>
    <w:p w14:paraId="7A91278C" w14:textId="77777777" w:rsidR="00DC5E27" w:rsidRDefault="00DC5E27" w:rsidP="00727957">
      <w:pPr>
        <w:pStyle w:val="BodyTextIndent"/>
        <w:spacing w:line="360" w:lineRule="auto"/>
        <w:rPr>
          <w:sz w:val="12"/>
          <w:szCs w:val="12"/>
        </w:rPr>
      </w:pPr>
    </w:p>
    <w:p w14:paraId="57F73726" w14:textId="77777777" w:rsidR="007B7622" w:rsidRDefault="007B7622" w:rsidP="00727957">
      <w:pPr>
        <w:pStyle w:val="BodyTextIndent"/>
        <w:spacing w:line="360" w:lineRule="auto"/>
        <w:rPr>
          <w:sz w:val="12"/>
          <w:szCs w:val="12"/>
        </w:rPr>
      </w:pPr>
    </w:p>
    <w:p w14:paraId="50DA06DC" w14:textId="77777777" w:rsidR="007B7622" w:rsidRDefault="007B7622" w:rsidP="00727957">
      <w:pPr>
        <w:pStyle w:val="BodyTextIndent"/>
        <w:spacing w:line="360" w:lineRule="auto"/>
        <w:rPr>
          <w:sz w:val="12"/>
          <w:szCs w:val="12"/>
        </w:rPr>
      </w:pPr>
    </w:p>
    <w:p w14:paraId="35D0323A" w14:textId="77777777" w:rsidR="007B7622" w:rsidRDefault="007B7622" w:rsidP="00727957">
      <w:pPr>
        <w:pStyle w:val="BodyTextIndent"/>
        <w:spacing w:line="360" w:lineRule="auto"/>
        <w:rPr>
          <w:sz w:val="12"/>
          <w:szCs w:val="12"/>
        </w:rPr>
      </w:pPr>
    </w:p>
    <w:p w14:paraId="63FAAD31" w14:textId="77777777" w:rsidR="007B7622" w:rsidRDefault="007B7622" w:rsidP="00727957">
      <w:pPr>
        <w:pStyle w:val="BodyTextIndent"/>
        <w:spacing w:line="360" w:lineRule="auto"/>
        <w:rPr>
          <w:sz w:val="12"/>
          <w:szCs w:val="12"/>
        </w:rPr>
      </w:pPr>
    </w:p>
    <w:p w14:paraId="16D015CB" w14:textId="77777777" w:rsidR="007B7622" w:rsidRDefault="007B7622" w:rsidP="00727957">
      <w:pPr>
        <w:pStyle w:val="BodyTextIndent"/>
        <w:spacing w:line="360" w:lineRule="auto"/>
        <w:rPr>
          <w:sz w:val="12"/>
          <w:szCs w:val="12"/>
        </w:rPr>
      </w:pPr>
    </w:p>
    <w:p w14:paraId="1706DC2E" w14:textId="77777777" w:rsidR="007B7622" w:rsidRDefault="007B7622" w:rsidP="00727957">
      <w:pPr>
        <w:pStyle w:val="BodyTextIndent"/>
        <w:spacing w:line="360" w:lineRule="auto"/>
        <w:rPr>
          <w:sz w:val="12"/>
          <w:szCs w:val="12"/>
        </w:rPr>
      </w:pPr>
    </w:p>
    <w:p w14:paraId="23F28734" w14:textId="77777777" w:rsidR="007B7622" w:rsidRDefault="007B7622" w:rsidP="00727957">
      <w:pPr>
        <w:pStyle w:val="BodyTextIndent"/>
        <w:spacing w:line="360" w:lineRule="auto"/>
        <w:rPr>
          <w:sz w:val="12"/>
          <w:szCs w:val="12"/>
        </w:rPr>
      </w:pPr>
    </w:p>
    <w:p w14:paraId="00CFB95A" w14:textId="77777777" w:rsidR="007B7622" w:rsidRDefault="007B7622" w:rsidP="00727957">
      <w:pPr>
        <w:pStyle w:val="BodyTextIndent"/>
        <w:spacing w:line="360" w:lineRule="auto"/>
        <w:rPr>
          <w:sz w:val="12"/>
          <w:szCs w:val="12"/>
        </w:rPr>
      </w:pPr>
    </w:p>
    <w:p w14:paraId="5DBD0B23" w14:textId="77777777" w:rsidR="007B7622" w:rsidRDefault="007B7622" w:rsidP="00727957">
      <w:pPr>
        <w:pStyle w:val="BodyTextIndent"/>
        <w:spacing w:line="360" w:lineRule="auto"/>
        <w:rPr>
          <w:sz w:val="12"/>
          <w:szCs w:val="12"/>
        </w:rPr>
      </w:pPr>
    </w:p>
    <w:p w14:paraId="0218FA02" w14:textId="77777777" w:rsidR="007B7622" w:rsidRDefault="007B7622" w:rsidP="00727957">
      <w:pPr>
        <w:pStyle w:val="BodyTextIndent"/>
        <w:spacing w:line="360" w:lineRule="auto"/>
        <w:rPr>
          <w:sz w:val="12"/>
          <w:szCs w:val="12"/>
        </w:rPr>
      </w:pPr>
    </w:p>
    <w:p w14:paraId="7A073A89" w14:textId="77777777" w:rsidR="007B7622" w:rsidRDefault="007B7622" w:rsidP="00727957">
      <w:pPr>
        <w:pStyle w:val="BodyTextIndent"/>
        <w:spacing w:line="360" w:lineRule="auto"/>
        <w:rPr>
          <w:sz w:val="12"/>
          <w:szCs w:val="12"/>
        </w:rPr>
      </w:pPr>
    </w:p>
    <w:p w14:paraId="599891D8" w14:textId="77777777" w:rsidR="007B7622" w:rsidRDefault="007B7622" w:rsidP="00727957">
      <w:pPr>
        <w:pStyle w:val="BodyTextIndent"/>
        <w:spacing w:line="360" w:lineRule="auto"/>
        <w:rPr>
          <w:sz w:val="12"/>
          <w:szCs w:val="12"/>
        </w:rPr>
      </w:pPr>
    </w:p>
    <w:p w14:paraId="5D64BC96" w14:textId="77777777" w:rsidR="007B7622" w:rsidRDefault="007B7622" w:rsidP="00727957">
      <w:pPr>
        <w:pStyle w:val="BodyTextIndent"/>
        <w:spacing w:line="360" w:lineRule="auto"/>
        <w:rPr>
          <w:sz w:val="12"/>
          <w:szCs w:val="12"/>
        </w:rPr>
      </w:pPr>
    </w:p>
    <w:p w14:paraId="2E1C599A" w14:textId="77777777" w:rsidR="007B7622" w:rsidRDefault="007B7622" w:rsidP="00727957">
      <w:pPr>
        <w:pStyle w:val="BodyTextIndent"/>
        <w:spacing w:line="360" w:lineRule="auto"/>
        <w:rPr>
          <w:sz w:val="12"/>
          <w:szCs w:val="12"/>
        </w:rPr>
      </w:pPr>
    </w:p>
    <w:p w14:paraId="52FB861C" w14:textId="77777777" w:rsidR="007B7622" w:rsidRDefault="007B7622" w:rsidP="00727957">
      <w:pPr>
        <w:pStyle w:val="BodyTextIndent"/>
        <w:spacing w:line="360" w:lineRule="auto"/>
        <w:rPr>
          <w:sz w:val="12"/>
          <w:szCs w:val="12"/>
        </w:rPr>
      </w:pPr>
    </w:p>
    <w:p w14:paraId="4A12268A" w14:textId="77777777" w:rsidR="007B7622" w:rsidRDefault="007B7622" w:rsidP="00727957">
      <w:pPr>
        <w:pStyle w:val="BodyTextIndent"/>
        <w:spacing w:line="360" w:lineRule="auto"/>
        <w:rPr>
          <w:sz w:val="12"/>
          <w:szCs w:val="12"/>
        </w:rPr>
      </w:pPr>
    </w:p>
    <w:p w14:paraId="5941FCEC" w14:textId="77777777" w:rsidR="007B7622" w:rsidRDefault="007B7622" w:rsidP="00727957">
      <w:pPr>
        <w:pStyle w:val="BodyTextIndent"/>
        <w:spacing w:line="360" w:lineRule="auto"/>
        <w:rPr>
          <w:sz w:val="12"/>
          <w:szCs w:val="12"/>
        </w:rPr>
      </w:pPr>
    </w:p>
    <w:p w14:paraId="72B47B32" w14:textId="77777777" w:rsidR="007B7622" w:rsidRDefault="007B7622" w:rsidP="00727957">
      <w:pPr>
        <w:pStyle w:val="BodyTextIndent"/>
        <w:spacing w:line="360" w:lineRule="auto"/>
        <w:rPr>
          <w:sz w:val="12"/>
          <w:szCs w:val="12"/>
        </w:rPr>
      </w:pPr>
    </w:p>
    <w:p w14:paraId="0B51F41D" w14:textId="77777777" w:rsidR="007B7622" w:rsidRDefault="007B7622" w:rsidP="00727957">
      <w:pPr>
        <w:pStyle w:val="BodyTextIndent"/>
        <w:spacing w:line="360" w:lineRule="auto"/>
        <w:rPr>
          <w:sz w:val="12"/>
          <w:szCs w:val="12"/>
        </w:rPr>
      </w:pPr>
    </w:p>
    <w:p w14:paraId="268A9C02" w14:textId="77777777" w:rsidR="007B7622" w:rsidRDefault="007B7622" w:rsidP="00727957">
      <w:pPr>
        <w:pStyle w:val="BodyTextIndent"/>
        <w:spacing w:line="360" w:lineRule="auto"/>
        <w:rPr>
          <w:sz w:val="12"/>
          <w:szCs w:val="12"/>
        </w:rPr>
      </w:pPr>
    </w:p>
    <w:p w14:paraId="185E142D" w14:textId="77777777" w:rsidR="007B7622" w:rsidRPr="003F0744" w:rsidRDefault="007B7622" w:rsidP="003F0744">
      <w:pPr>
        <w:pStyle w:val="BodyTextIndent"/>
        <w:spacing w:line="360" w:lineRule="auto"/>
        <w:ind w:left="0"/>
        <w:rPr>
          <w:sz w:val="14"/>
          <w:szCs w:val="14"/>
        </w:rPr>
      </w:pPr>
    </w:p>
    <w:p w14:paraId="6A11E679" w14:textId="0E31BA22" w:rsidR="00D2576A" w:rsidRPr="00426A9C" w:rsidRDefault="00D2576A" w:rsidP="00727957">
      <w:pPr>
        <w:pStyle w:val="BodyTextIndent"/>
        <w:spacing w:line="360" w:lineRule="auto"/>
        <w:rPr>
          <w:b/>
          <w:bCs/>
          <w:sz w:val="34"/>
          <w:szCs w:val="34"/>
        </w:rPr>
      </w:pPr>
      <w:r w:rsidRPr="00426A9C">
        <w:rPr>
          <w:b/>
          <w:bCs/>
          <w:sz w:val="34"/>
          <w:szCs w:val="34"/>
        </w:rPr>
        <w:t xml:space="preserve">10. </w:t>
      </w:r>
      <w:r w:rsidRPr="00DC5E27">
        <w:rPr>
          <w:b/>
          <w:bCs/>
          <w:sz w:val="34"/>
          <w:szCs w:val="34"/>
          <w:u w:val="single"/>
        </w:rPr>
        <w:t>Conclusion</w:t>
      </w:r>
    </w:p>
    <w:p w14:paraId="016A06EE" w14:textId="77777777" w:rsidR="00B624EB" w:rsidRPr="00B624EB" w:rsidRDefault="00B624EB" w:rsidP="00B624EB">
      <w:pPr>
        <w:pStyle w:val="BodyTextIndent"/>
        <w:spacing w:line="360" w:lineRule="auto"/>
        <w:rPr>
          <w:sz w:val="28"/>
          <w:szCs w:val="28"/>
        </w:rPr>
      </w:pPr>
      <w:r w:rsidRPr="00B624EB">
        <w:rPr>
          <w:sz w:val="28"/>
          <w:szCs w:val="28"/>
        </w:rPr>
        <w:t xml:space="preserve">This project successfully built a machine learning pipeline to predict supply chain sales using the </w:t>
      </w:r>
      <w:proofErr w:type="spellStart"/>
      <w:r w:rsidRPr="00B624EB">
        <w:rPr>
          <w:sz w:val="28"/>
          <w:szCs w:val="28"/>
        </w:rPr>
        <w:t>DataCo</w:t>
      </w:r>
      <w:proofErr w:type="spellEnd"/>
      <w:r w:rsidRPr="00B624EB">
        <w:rPr>
          <w:sz w:val="28"/>
          <w:szCs w:val="28"/>
        </w:rPr>
        <w:t xml:space="preserve"> Global Supply Chain Dataset. Following the CRISP-DM methodology, the system covered all stages from data preprocessing and feature engineering through to model training, evaluation, and visualization.</w:t>
      </w:r>
    </w:p>
    <w:p w14:paraId="5B988B1C" w14:textId="77777777" w:rsidR="00B624EB" w:rsidRPr="00B624EB" w:rsidRDefault="00B624EB" w:rsidP="00B624EB">
      <w:pPr>
        <w:pStyle w:val="BodyTextIndent"/>
        <w:spacing w:line="360" w:lineRule="auto"/>
        <w:rPr>
          <w:sz w:val="28"/>
          <w:szCs w:val="28"/>
        </w:rPr>
      </w:pPr>
      <w:r w:rsidRPr="00B624EB">
        <w:rPr>
          <w:sz w:val="28"/>
          <w:szCs w:val="28"/>
        </w:rPr>
        <w:t xml:space="preserve">Three models were trained and compared — Linear Regression (R² = 0.6136), Random Forest (R² = 0.8182), and </w:t>
      </w:r>
      <w:proofErr w:type="spellStart"/>
      <w:r w:rsidRPr="00B624EB">
        <w:rPr>
          <w:sz w:val="28"/>
          <w:szCs w:val="28"/>
        </w:rPr>
        <w:t>XGBoost</w:t>
      </w:r>
      <w:proofErr w:type="spellEnd"/>
      <w:r w:rsidRPr="00B624EB">
        <w:rPr>
          <w:sz w:val="28"/>
          <w:szCs w:val="28"/>
        </w:rPr>
        <w:t xml:space="preserve"> (R² = 0.8233). </w:t>
      </w:r>
      <w:proofErr w:type="spellStart"/>
      <w:r w:rsidRPr="00B624EB">
        <w:rPr>
          <w:sz w:val="28"/>
          <w:szCs w:val="28"/>
        </w:rPr>
        <w:t>XGBoost</w:t>
      </w:r>
      <w:proofErr w:type="spellEnd"/>
      <w:r w:rsidRPr="00B624EB">
        <w:rPr>
          <w:sz w:val="28"/>
          <w:szCs w:val="28"/>
        </w:rPr>
        <w:t xml:space="preserve"> was selected as the final model based on its highest R² score and strongest generalization capability. The training and testing R² scores differed by only </w:t>
      </w:r>
      <w:r w:rsidRPr="00B624EB">
        <w:rPr>
          <w:b/>
          <w:bCs/>
          <w:sz w:val="28"/>
          <w:szCs w:val="28"/>
        </w:rPr>
        <w:t>0.0022</w:t>
      </w:r>
      <w:r w:rsidRPr="00B624EB">
        <w:rPr>
          <w:sz w:val="28"/>
          <w:szCs w:val="28"/>
        </w:rPr>
        <w:t>, confirming that the model generalizes well with no overfitting.</w:t>
      </w:r>
    </w:p>
    <w:p w14:paraId="061DA949" w14:textId="77777777" w:rsidR="00B624EB" w:rsidRPr="00B624EB" w:rsidRDefault="00B624EB" w:rsidP="00B624EB">
      <w:pPr>
        <w:pStyle w:val="BodyTextIndent"/>
        <w:spacing w:line="360" w:lineRule="auto"/>
        <w:rPr>
          <w:sz w:val="28"/>
          <w:szCs w:val="28"/>
        </w:rPr>
      </w:pPr>
      <w:r w:rsidRPr="00B624EB">
        <w:rPr>
          <w:sz w:val="28"/>
          <w:szCs w:val="28"/>
        </w:rPr>
        <w:t xml:space="preserve">Feature importance analysis revealed that </w:t>
      </w:r>
      <w:r w:rsidRPr="00B624EB">
        <w:rPr>
          <w:b/>
          <w:bCs/>
          <w:sz w:val="28"/>
          <w:szCs w:val="28"/>
        </w:rPr>
        <w:t>product price (0.7196)</w:t>
      </w:r>
      <w:r w:rsidRPr="00B624EB">
        <w:rPr>
          <w:sz w:val="28"/>
          <w:szCs w:val="28"/>
        </w:rPr>
        <w:t xml:space="preserve"> and </w:t>
      </w:r>
      <w:r w:rsidRPr="00B624EB">
        <w:rPr>
          <w:b/>
          <w:bCs/>
          <w:sz w:val="28"/>
          <w:szCs w:val="28"/>
        </w:rPr>
        <w:t>discount (0.5803)</w:t>
      </w:r>
      <w:r w:rsidRPr="00B624EB">
        <w:rPr>
          <w:sz w:val="28"/>
          <w:szCs w:val="28"/>
        </w:rPr>
        <w:t xml:space="preserve"> are the strongest sales predictors. A key business finding was that approximately </w:t>
      </w:r>
      <w:r w:rsidRPr="00B624EB">
        <w:rPr>
          <w:b/>
          <w:bCs/>
          <w:sz w:val="28"/>
          <w:szCs w:val="28"/>
        </w:rPr>
        <w:t>55% of orders experienced late delivery</w:t>
      </w:r>
      <w:r w:rsidRPr="00B624EB">
        <w:rPr>
          <w:sz w:val="28"/>
          <w:szCs w:val="28"/>
        </w:rPr>
        <w:t>, highlighting a critical logistics inefficiency.</w:t>
      </w:r>
    </w:p>
    <w:p w14:paraId="3AF41AFB" w14:textId="77777777" w:rsidR="00B624EB" w:rsidRPr="00B624EB" w:rsidRDefault="00B624EB" w:rsidP="00B624EB">
      <w:pPr>
        <w:pStyle w:val="BodyTextIndent"/>
        <w:spacing w:line="360" w:lineRule="auto"/>
        <w:rPr>
          <w:sz w:val="28"/>
          <w:szCs w:val="28"/>
        </w:rPr>
      </w:pPr>
      <w:r w:rsidRPr="00B624EB">
        <w:rPr>
          <w:sz w:val="28"/>
          <w:szCs w:val="28"/>
        </w:rPr>
        <w:t>The system demonstrates that gradient boosting can be effectively applied to supply chain data to produce accurate and interpretable predictions, with direct applicability to demand forecasting, inventory management, and logistics optimization.</w:t>
      </w:r>
    </w:p>
    <w:p w14:paraId="41BBD145" w14:textId="77777777" w:rsidR="00B624EB" w:rsidRPr="00B624EB" w:rsidRDefault="00B624EB" w:rsidP="00B624EB">
      <w:pPr>
        <w:pStyle w:val="BodyTextIndent"/>
        <w:spacing w:line="360" w:lineRule="auto"/>
        <w:rPr>
          <w:sz w:val="28"/>
          <w:szCs w:val="28"/>
        </w:rPr>
      </w:pPr>
      <w:r w:rsidRPr="00B624EB">
        <w:rPr>
          <w:sz w:val="28"/>
          <w:szCs w:val="28"/>
        </w:rPr>
        <w:t>Current limitations include the static dataset, lack of real-time prediction support, and the absence of a user-facing interface — all of which are addressed in the further development plan.</w:t>
      </w:r>
    </w:p>
    <w:p w14:paraId="37365346" w14:textId="77777777" w:rsidR="00B624EB" w:rsidRDefault="00B624EB" w:rsidP="00727957">
      <w:pPr>
        <w:pStyle w:val="BodyTextIndent"/>
        <w:spacing w:line="360" w:lineRule="auto"/>
        <w:rPr>
          <w:sz w:val="40"/>
          <w:szCs w:val="40"/>
        </w:rPr>
      </w:pPr>
    </w:p>
    <w:p w14:paraId="66D6E807" w14:textId="77777777" w:rsidR="007B7622" w:rsidRDefault="007B7622" w:rsidP="00727957">
      <w:pPr>
        <w:pStyle w:val="BodyTextIndent"/>
        <w:spacing w:line="360" w:lineRule="auto"/>
        <w:rPr>
          <w:sz w:val="40"/>
          <w:szCs w:val="40"/>
        </w:rPr>
      </w:pPr>
    </w:p>
    <w:p w14:paraId="05075573" w14:textId="77777777" w:rsidR="007B7622" w:rsidRDefault="007B7622" w:rsidP="00727957">
      <w:pPr>
        <w:pStyle w:val="BodyTextIndent"/>
        <w:spacing w:line="360" w:lineRule="auto"/>
        <w:rPr>
          <w:sz w:val="40"/>
          <w:szCs w:val="40"/>
        </w:rPr>
      </w:pPr>
    </w:p>
    <w:p w14:paraId="2FBC2AB9" w14:textId="77777777" w:rsidR="007B7622" w:rsidRDefault="007B7622" w:rsidP="00727957">
      <w:pPr>
        <w:pStyle w:val="BodyTextIndent"/>
        <w:spacing w:line="360" w:lineRule="auto"/>
        <w:rPr>
          <w:sz w:val="40"/>
          <w:szCs w:val="40"/>
        </w:rPr>
      </w:pPr>
    </w:p>
    <w:p w14:paraId="39D5E51C" w14:textId="77777777" w:rsidR="007B7622" w:rsidRDefault="007B7622" w:rsidP="00727957">
      <w:pPr>
        <w:pStyle w:val="BodyTextIndent"/>
        <w:spacing w:line="360" w:lineRule="auto"/>
        <w:rPr>
          <w:sz w:val="40"/>
          <w:szCs w:val="40"/>
        </w:rPr>
      </w:pPr>
    </w:p>
    <w:p w14:paraId="5ECAB882" w14:textId="77777777" w:rsidR="007B7622" w:rsidRDefault="007B7622" w:rsidP="00727957">
      <w:pPr>
        <w:pStyle w:val="BodyTextIndent"/>
        <w:spacing w:line="360" w:lineRule="auto"/>
        <w:rPr>
          <w:sz w:val="20"/>
          <w:szCs w:val="20"/>
        </w:rPr>
      </w:pPr>
    </w:p>
    <w:p w14:paraId="58F18DD0" w14:textId="77777777" w:rsidR="007B7622" w:rsidRDefault="007B7622" w:rsidP="00727957">
      <w:pPr>
        <w:pStyle w:val="BodyTextIndent"/>
        <w:spacing w:line="360" w:lineRule="auto"/>
        <w:rPr>
          <w:sz w:val="20"/>
          <w:szCs w:val="20"/>
        </w:rPr>
      </w:pPr>
    </w:p>
    <w:p w14:paraId="64D19676" w14:textId="77777777" w:rsidR="007B7622" w:rsidRPr="007B7622" w:rsidRDefault="007B7622" w:rsidP="00727957">
      <w:pPr>
        <w:pStyle w:val="BodyTextIndent"/>
        <w:spacing w:line="360" w:lineRule="auto"/>
        <w:rPr>
          <w:sz w:val="20"/>
          <w:szCs w:val="20"/>
        </w:rPr>
      </w:pPr>
    </w:p>
    <w:p w14:paraId="35F25BFB" w14:textId="047BC9DC" w:rsidR="00233088" w:rsidRPr="00426A9C" w:rsidRDefault="00233088" w:rsidP="00727957">
      <w:pPr>
        <w:pStyle w:val="BodyTextIndent"/>
        <w:spacing w:line="360" w:lineRule="auto"/>
        <w:rPr>
          <w:b/>
          <w:bCs/>
          <w:sz w:val="34"/>
          <w:szCs w:val="34"/>
        </w:rPr>
      </w:pPr>
      <w:r w:rsidRPr="00426A9C">
        <w:rPr>
          <w:b/>
          <w:bCs/>
          <w:sz w:val="34"/>
          <w:szCs w:val="34"/>
        </w:rPr>
        <w:t xml:space="preserve">11. </w:t>
      </w:r>
      <w:r w:rsidRPr="00DC5E27">
        <w:rPr>
          <w:b/>
          <w:bCs/>
          <w:sz w:val="34"/>
          <w:szCs w:val="34"/>
          <w:u w:val="single"/>
        </w:rPr>
        <w:t>Further Development</w:t>
      </w:r>
    </w:p>
    <w:p w14:paraId="232B7DCF" w14:textId="41B8EFB0" w:rsidR="00233088" w:rsidRPr="00426A9C" w:rsidRDefault="00233088" w:rsidP="00233088">
      <w:pPr>
        <w:pStyle w:val="BodyTextIndent"/>
        <w:spacing w:line="360" w:lineRule="auto"/>
        <w:rPr>
          <w:b/>
          <w:bCs/>
        </w:rPr>
      </w:pPr>
      <w:r w:rsidRPr="00426A9C">
        <w:rPr>
          <w:b/>
          <w:bCs/>
        </w:rPr>
        <w:t>11.1. Model improvements</w:t>
      </w:r>
    </w:p>
    <w:p w14:paraId="499D173D" w14:textId="7B7CC8DA" w:rsidR="00355859" w:rsidRPr="00426A9C" w:rsidRDefault="00355859" w:rsidP="00355859">
      <w:pPr>
        <w:pStyle w:val="BodyTextIndent"/>
        <w:numPr>
          <w:ilvl w:val="0"/>
          <w:numId w:val="35"/>
        </w:numPr>
        <w:spacing w:line="360" w:lineRule="auto"/>
        <w:ind w:left="417"/>
        <w:rPr>
          <w:sz w:val="28"/>
          <w:szCs w:val="28"/>
        </w:rPr>
      </w:pPr>
      <w:r w:rsidRPr="00426A9C">
        <w:rPr>
          <w:sz w:val="28"/>
          <w:szCs w:val="28"/>
        </w:rPr>
        <w:t xml:space="preserve">Explore advanced models such as </w:t>
      </w:r>
      <w:proofErr w:type="spellStart"/>
      <w:r w:rsidRPr="00426A9C">
        <w:rPr>
          <w:sz w:val="28"/>
          <w:szCs w:val="28"/>
        </w:rPr>
        <w:t>LightGBM</w:t>
      </w:r>
      <w:proofErr w:type="spellEnd"/>
      <w:r w:rsidRPr="00426A9C">
        <w:rPr>
          <w:sz w:val="28"/>
          <w:szCs w:val="28"/>
        </w:rPr>
        <w:t xml:space="preserve"> and </w:t>
      </w:r>
      <w:proofErr w:type="spellStart"/>
      <w:r w:rsidRPr="00426A9C">
        <w:rPr>
          <w:sz w:val="28"/>
          <w:szCs w:val="28"/>
        </w:rPr>
        <w:t>CatBoost</w:t>
      </w:r>
      <w:proofErr w:type="spellEnd"/>
      <w:r w:rsidR="00F70A40">
        <w:rPr>
          <w:sz w:val="28"/>
          <w:szCs w:val="28"/>
        </w:rPr>
        <w:t>.</w:t>
      </w:r>
    </w:p>
    <w:p w14:paraId="2A91673D" w14:textId="7D324CBA" w:rsidR="00355859" w:rsidRPr="00426A9C" w:rsidRDefault="00355859" w:rsidP="00355859">
      <w:pPr>
        <w:pStyle w:val="BodyTextIndent"/>
        <w:numPr>
          <w:ilvl w:val="0"/>
          <w:numId w:val="35"/>
        </w:numPr>
        <w:spacing w:line="360" w:lineRule="auto"/>
        <w:ind w:left="417"/>
        <w:rPr>
          <w:sz w:val="28"/>
          <w:szCs w:val="28"/>
        </w:rPr>
      </w:pPr>
      <w:r w:rsidRPr="00426A9C">
        <w:rPr>
          <w:sz w:val="28"/>
          <w:szCs w:val="28"/>
        </w:rPr>
        <w:t>Apply deeper hyperparameter tuning using Bayesian Optimization</w:t>
      </w:r>
      <w:r w:rsidR="00F70A40">
        <w:rPr>
          <w:sz w:val="28"/>
          <w:szCs w:val="28"/>
        </w:rPr>
        <w:t>.</w:t>
      </w:r>
    </w:p>
    <w:p w14:paraId="2AE228D8" w14:textId="6280F5B7" w:rsidR="0081031D" w:rsidRPr="007B7622" w:rsidRDefault="00355859" w:rsidP="007B7622">
      <w:pPr>
        <w:pStyle w:val="BodyTextIndent"/>
        <w:numPr>
          <w:ilvl w:val="0"/>
          <w:numId w:val="35"/>
        </w:numPr>
        <w:spacing w:line="360" w:lineRule="auto"/>
        <w:ind w:left="417"/>
        <w:rPr>
          <w:sz w:val="28"/>
          <w:szCs w:val="28"/>
        </w:rPr>
      </w:pPr>
      <w:r w:rsidRPr="00426A9C">
        <w:rPr>
          <w:sz w:val="28"/>
          <w:szCs w:val="28"/>
        </w:rPr>
        <w:t>Investigate deep learning approaches such as LSTM for time-series based sales forecasting.</w:t>
      </w:r>
    </w:p>
    <w:p w14:paraId="04F3F75F" w14:textId="506FF495" w:rsidR="004F5E88" w:rsidRPr="00426A9C" w:rsidRDefault="004F5E88" w:rsidP="00355859">
      <w:pPr>
        <w:pStyle w:val="BodyTextIndent"/>
        <w:spacing w:line="360" w:lineRule="auto"/>
        <w:rPr>
          <w:b/>
          <w:bCs/>
        </w:rPr>
      </w:pPr>
      <w:r w:rsidRPr="00426A9C">
        <w:rPr>
          <w:b/>
          <w:bCs/>
        </w:rPr>
        <w:t>11.2. Feature engineering enhancements</w:t>
      </w:r>
    </w:p>
    <w:p w14:paraId="1FBC1D09" w14:textId="0DB66D64" w:rsidR="002330E1" w:rsidRPr="00426A9C" w:rsidRDefault="002330E1" w:rsidP="002330E1">
      <w:pPr>
        <w:pStyle w:val="BodyTextIndent"/>
        <w:numPr>
          <w:ilvl w:val="0"/>
          <w:numId w:val="36"/>
        </w:numPr>
        <w:spacing w:line="360" w:lineRule="auto"/>
        <w:ind w:left="417"/>
        <w:rPr>
          <w:sz w:val="28"/>
          <w:szCs w:val="28"/>
        </w:rPr>
      </w:pPr>
      <w:r w:rsidRPr="00426A9C">
        <w:rPr>
          <w:sz w:val="28"/>
          <w:szCs w:val="28"/>
        </w:rPr>
        <w:t>Apply frequency or target encoding for high-cardinality columns such as Product Name and Customer City</w:t>
      </w:r>
      <w:r w:rsidR="00F70A40">
        <w:rPr>
          <w:sz w:val="28"/>
          <w:szCs w:val="28"/>
        </w:rPr>
        <w:t>.</w:t>
      </w:r>
    </w:p>
    <w:p w14:paraId="0EB2AB1A" w14:textId="2A8F4582" w:rsidR="002330E1" w:rsidRPr="00426A9C" w:rsidRDefault="002330E1" w:rsidP="002330E1">
      <w:pPr>
        <w:pStyle w:val="BodyTextIndent"/>
        <w:numPr>
          <w:ilvl w:val="0"/>
          <w:numId w:val="36"/>
        </w:numPr>
        <w:spacing w:line="360" w:lineRule="auto"/>
        <w:ind w:left="417"/>
        <w:rPr>
          <w:sz w:val="28"/>
          <w:szCs w:val="28"/>
        </w:rPr>
      </w:pPr>
      <w:r w:rsidRPr="00426A9C">
        <w:rPr>
          <w:sz w:val="28"/>
          <w:szCs w:val="28"/>
        </w:rPr>
        <w:t>Incorporate external datasets such as seasonal trends and regional economic indicators</w:t>
      </w:r>
      <w:r w:rsidR="00F70A40">
        <w:rPr>
          <w:sz w:val="28"/>
          <w:szCs w:val="28"/>
        </w:rPr>
        <w:t>.</w:t>
      </w:r>
    </w:p>
    <w:p w14:paraId="43DE91B7" w14:textId="5D934067" w:rsidR="002330E1" w:rsidRPr="00426A9C" w:rsidRDefault="002330E1" w:rsidP="00426A9C">
      <w:pPr>
        <w:pStyle w:val="BodyTextIndent"/>
        <w:numPr>
          <w:ilvl w:val="0"/>
          <w:numId w:val="36"/>
        </w:numPr>
        <w:spacing w:line="360" w:lineRule="auto"/>
        <w:ind w:left="417"/>
        <w:rPr>
          <w:sz w:val="28"/>
          <w:szCs w:val="28"/>
        </w:rPr>
      </w:pPr>
      <w:r w:rsidRPr="00426A9C">
        <w:rPr>
          <w:sz w:val="28"/>
          <w:szCs w:val="28"/>
        </w:rPr>
        <w:t>Apply automated feature selection using Recursive Feature Elimination (RFE).</w:t>
      </w:r>
    </w:p>
    <w:p w14:paraId="716D9733" w14:textId="5B23C9EB" w:rsidR="000C1EA2" w:rsidRPr="00426A9C" w:rsidRDefault="000C1EA2" w:rsidP="002330E1">
      <w:pPr>
        <w:pStyle w:val="BodyTextIndent"/>
        <w:spacing w:line="360" w:lineRule="auto"/>
        <w:rPr>
          <w:b/>
          <w:bCs/>
        </w:rPr>
      </w:pPr>
      <w:r w:rsidRPr="00426A9C">
        <w:rPr>
          <w:b/>
          <w:bCs/>
        </w:rPr>
        <w:t>11.3. Scalability and performance</w:t>
      </w:r>
    </w:p>
    <w:p w14:paraId="05D8720F" w14:textId="556A5E32" w:rsidR="006653F1" w:rsidRPr="00426A9C" w:rsidRDefault="006653F1" w:rsidP="006D215B">
      <w:pPr>
        <w:pStyle w:val="BodyTextIndent"/>
        <w:numPr>
          <w:ilvl w:val="0"/>
          <w:numId w:val="37"/>
        </w:numPr>
        <w:spacing w:line="360" w:lineRule="auto"/>
        <w:ind w:left="417"/>
        <w:rPr>
          <w:sz w:val="28"/>
          <w:szCs w:val="28"/>
        </w:rPr>
      </w:pPr>
      <w:r w:rsidRPr="00426A9C">
        <w:rPr>
          <w:sz w:val="28"/>
          <w:szCs w:val="28"/>
        </w:rPr>
        <w:t>Migrate the dataset to a relational database such as PostgreSQL for structured querying</w:t>
      </w:r>
      <w:r w:rsidR="00F70A40">
        <w:rPr>
          <w:sz w:val="28"/>
          <w:szCs w:val="28"/>
        </w:rPr>
        <w:t>.</w:t>
      </w:r>
    </w:p>
    <w:p w14:paraId="5237025F" w14:textId="6A46BDEE" w:rsidR="006653F1" w:rsidRPr="00426A9C" w:rsidRDefault="006653F1" w:rsidP="006D215B">
      <w:pPr>
        <w:pStyle w:val="BodyTextIndent"/>
        <w:numPr>
          <w:ilvl w:val="0"/>
          <w:numId w:val="37"/>
        </w:numPr>
        <w:spacing w:line="360" w:lineRule="auto"/>
        <w:ind w:left="417"/>
        <w:rPr>
          <w:sz w:val="28"/>
          <w:szCs w:val="28"/>
        </w:rPr>
      </w:pPr>
      <w:r w:rsidRPr="00426A9C">
        <w:rPr>
          <w:sz w:val="28"/>
          <w:szCs w:val="28"/>
        </w:rPr>
        <w:t xml:space="preserve">Optimize pipeline for large datasets using distributed frameworks such as Apache Spark or </w:t>
      </w:r>
      <w:proofErr w:type="spellStart"/>
      <w:r w:rsidRPr="00426A9C">
        <w:rPr>
          <w:sz w:val="28"/>
          <w:szCs w:val="28"/>
        </w:rPr>
        <w:t>Dask</w:t>
      </w:r>
      <w:proofErr w:type="spellEnd"/>
      <w:r w:rsidR="006D215B" w:rsidRPr="00426A9C">
        <w:rPr>
          <w:sz w:val="28"/>
          <w:szCs w:val="28"/>
        </w:rPr>
        <w:t>.</w:t>
      </w:r>
    </w:p>
    <w:p w14:paraId="5EED8D73" w14:textId="7324EFC7" w:rsidR="00E55645" w:rsidRPr="00426A9C" w:rsidRDefault="00E55645" w:rsidP="006653F1">
      <w:pPr>
        <w:pStyle w:val="BodyTextIndent"/>
        <w:spacing w:line="360" w:lineRule="auto"/>
        <w:rPr>
          <w:b/>
          <w:bCs/>
        </w:rPr>
      </w:pPr>
      <w:r w:rsidRPr="00426A9C">
        <w:rPr>
          <w:b/>
          <w:bCs/>
        </w:rPr>
        <w:t>11.4. Real-time capabilities</w:t>
      </w:r>
    </w:p>
    <w:p w14:paraId="2887A560" w14:textId="6CAC996D" w:rsidR="006D215B" w:rsidRPr="006D215B" w:rsidRDefault="006D215B" w:rsidP="006D215B">
      <w:pPr>
        <w:pStyle w:val="BodyTextIndent"/>
        <w:numPr>
          <w:ilvl w:val="0"/>
          <w:numId w:val="39"/>
        </w:numPr>
        <w:spacing w:line="360" w:lineRule="auto"/>
        <w:ind w:left="417"/>
        <w:rPr>
          <w:sz w:val="28"/>
          <w:szCs w:val="28"/>
        </w:rPr>
      </w:pPr>
      <w:r w:rsidRPr="006D215B">
        <w:rPr>
          <w:sz w:val="28"/>
          <w:szCs w:val="28"/>
        </w:rPr>
        <w:t>Enable real-time prediction support by integrating streaming data pipelines</w:t>
      </w:r>
      <w:r w:rsidR="00F70A40">
        <w:rPr>
          <w:sz w:val="28"/>
          <w:szCs w:val="28"/>
        </w:rPr>
        <w:t>.</w:t>
      </w:r>
    </w:p>
    <w:p w14:paraId="76E01E20" w14:textId="287EB00F" w:rsidR="006D215B" w:rsidRPr="006D215B" w:rsidRDefault="006D215B" w:rsidP="006D215B">
      <w:pPr>
        <w:pStyle w:val="BodyTextIndent"/>
        <w:numPr>
          <w:ilvl w:val="0"/>
          <w:numId w:val="39"/>
        </w:numPr>
        <w:spacing w:line="360" w:lineRule="auto"/>
        <w:ind w:left="417"/>
        <w:rPr>
          <w:sz w:val="28"/>
          <w:szCs w:val="28"/>
        </w:rPr>
      </w:pPr>
      <w:r w:rsidRPr="006D215B">
        <w:rPr>
          <w:sz w:val="28"/>
          <w:szCs w:val="28"/>
        </w:rPr>
        <w:t>Build an automated retraining mechanism when new supply chain data becomes available</w:t>
      </w:r>
      <w:r w:rsidRPr="00426A9C">
        <w:rPr>
          <w:sz w:val="28"/>
          <w:szCs w:val="28"/>
        </w:rPr>
        <w:t>.</w:t>
      </w:r>
    </w:p>
    <w:p w14:paraId="5D195403" w14:textId="721D07EF" w:rsidR="00E55645" w:rsidRPr="00426A9C" w:rsidRDefault="00E55645" w:rsidP="00E55645">
      <w:pPr>
        <w:pStyle w:val="BodyTextIndent"/>
        <w:spacing w:line="360" w:lineRule="auto"/>
        <w:rPr>
          <w:b/>
          <w:bCs/>
        </w:rPr>
      </w:pPr>
      <w:r w:rsidRPr="00426A9C">
        <w:rPr>
          <w:b/>
          <w:bCs/>
        </w:rPr>
        <w:t xml:space="preserve">11.5. System deployment </w:t>
      </w:r>
    </w:p>
    <w:p w14:paraId="351A8FE6" w14:textId="3486CEB4" w:rsidR="00616E14" w:rsidRPr="00426A9C" w:rsidRDefault="00616E14" w:rsidP="00616E14">
      <w:pPr>
        <w:pStyle w:val="BodyTextIndent"/>
        <w:numPr>
          <w:ilvl w:val="0"/>
          <w:numId w:val="40"/>
        </w:numPr>
        <w:spacing w:line="360" w:lineRule="auto"/>
        <w:ind w:left="417"/>
        <w:rPr>
          <w:sz w:val="28"/>
          <w:szCs w:val="28"/>
        </w:rPr>
      </w:pPr>
      <w:r w:rsidRPr="00426A9C">
        <w:rPr>
          <w:sz w:val="28"/>
          <w:szCs w:val="28"/>
        </w:rPr>
        <w:t xml:space="preserve">Deploy the model as a REST API using Flask or </w:t>
      </w:r>
      <w:proofErr w:type="spellStart"/>
      <w:r w:rsidRPr="00426A9C">
        <w:rPr>
          <w:sz w:val="28"/>
          <w:szCs w:val="28"/>
        </w:rPr>
        <w:t>FastAPI</w:t>
      </w:r>
      <w:proofErr w:type="spellEnd"/>
      <w:r w:rsidR="00F70A40">
        <w:rPr>
          <w:sz w:val="28"/>
          <w:szCs w:val="28"/>
        </w:rPr>
        <w:t>.</w:t>
      </w:r>
    </w:p>
    <w:p w14:paraId="570F413F" w14:textId="32B49CA5" w:rsidR="00616E14" w:rsidRPr="00426A9C" w:rsidRDefault="00616E14" w:rsidP="00616E14">
      <w:pPr>
        <w:pStyle w:val="BodyTextIndent"/>
        <w:numPr>
          <w:ilvl w:val="0"/>
          <w:numId w:val="40"/>
        </w:numPr>
        <w:spacing w:line="360" w:lineRule="auto"/>
        <w:ind w:left="417"/>
        <w:rPr>
          <w:sz w:val="28"/>
          <w:szCs w:val="28"/>
        </w:rPr>
      </w:pPr>
      <w:r w:rsidRPr="00426A9C">
        <w:rPr>
          <w:sz w:val="28"/>
          <w:szCs w:val="28"/>
        </w:rPr>
        <w:t xml:space="preserve">Build an interactive web dashboard using </w:t>
      </w:r>
      <w:proofErr w:type="spellStart"/>
      <w:r w:rsidRPr="00426A9C">
        <w:rPr>
          <w:sz w:val="28"/>
          <w:szCs w:val="28"/>
        </w:rPr>
        <w:t>Streamlit</w:t>
      </w:r>
      <w:proofErr w:type="spellEnd"/>
      <w:r w:rsidRPr="00426A9C">
        <w:rPr>
          <w:sz w:val="28"/>
          <w:szCs w:val="28"/>
        </w:rPr>
        <w:t xml:space="preserve"> for non-technical users</w:t>
      </w:r>
      <w:r w:rsidR="00F70A40">
        <w:rPr>
          <w:sz w:val="28"/>
          <w:szCs w:val="28"/>
        </w:rPr>
        <w:t>.</w:t>
      </w:r>
    </w:p>
    <w:p w14:paraId="7CE79B69" w14:textId="717CFA05" w:rsidR="00EC0771" w:rsidRPr="00426A9C" w:rsidRDefault="00616E14" w:rsidP="00616E14">
      <w:pPr>
        <w:pStyle w:val="BodyTextIndent"/>
        <w:numPr>
          <w:ilvl w:val="0"/>
          <w:numId w:val="40"/>
        </w:numPr>
        <w:spacing w:line="360" w:lineRule="auto"/>
        <w:ind w:left="417"/>
        <w:rPr>
          <w:sz w:val="28"/>
          <w:szCs w:val="28"/>
        </w:rPr>
      </w:pPr>
      <w:r w:rsidRPr="00426A9C">
        <w:rPr>
          <w:sz w:val="28"/>
          <w:szCs w:val="28"/>
        </w:rPr>
        <w:t>Containerize the application using Docker for consistent deployment across environments.</w:t>
      </w:r>
    </w:p>
    <w:p w14:paraId="6B6ED98A" w14:textId="77777777" w:rsidR="00FC7AD9" w:rsidRDefault="00FC7AD9" w:rsidP="001A2C83">
      <w:pPr>
        <w:spacing w:after="0" w:line="360" w:lineRule="auto"/>
        <w:ind w:left="57"/>
        <w:rPr>
          <w:rFonts w:ascii="Times New Roman" w:hAnsi="Times New Roman" w:cs="Times New Roman"/>
          <w:sz w:val="20"/>
          <w:szCs w:val="20"/>
        </w:rPr>
      </w:pPr>
    </w:p>
    <w:p w14:paraId="4F2BB7DA" w14:textId="77777777" w:rsidR="007B7622" w:rsidRDefault="007B7622" w:rsidP="001A2C83">
      <w:pPr>
        <w:spacing w:after="0" w:line="360" w:lineRule="auto"/>
        <w:ind w:left="57"/>
        <w:rPr>
          <w:rFonts w:ascii="Times New Roman" w:hAnsi="Times New Roman" w:cs="Times New Roman"/>
          <w:sz w:val="20"/>
          <w:szCs w:val="20"/>
        </w:rPr>
      </w:pPr>
    </w:p>
    <w:p w14:paraId="356FA32F" w14:textId="77777777" w:rsidR="007B7622" w:rsidRDefault="007B7622" w:rsidP="001A2C83">
      <w:pPr>
        <w:spacing w:after="0" w:line="360" w:lineRule="auto"/>
        <w:ind w:left="57"/>
        <w:rPr>
          <w:rFonts w:ascii="Times New Roman" w:hAnsi="Times New Roman" w:cs="Times New Roman"/>
          <w:sz w:val="20"/>
          <w:szCs w:val="20"/>
        </w:rPr>
      </w:pPr>
    </w:p>
    <w:p w14:paraId="4C36EFD4" w14:textId="77777777" w:rsidR="007B7622" w:rsidRPr="007B7622" w:rsidRDefault="007B7622" w:rsidP="001A2C83">
      <w:pPr>
        <w:spacing w:after="0" w:line="360" w:lineRule="auto"/>
        <w:ind w:left="57"/>
        <w:rPr>
          <w:rFonts w:ascii="Times New Roman" w:hAnsi="Times New Roman" w:cs="Times New Roman"/>
          <w:sz w:val="20"/>
          <w:szCs w:val="20"/>
        </w:rPr>
      </w:pPr>
    </w:p>
    <w:p w14:paraId="128806F2" w14:textId="39C35504" w:rsidR="00616E14" w:rsidRPr="00426A9C" w:rsidRDefault="00616E14" w:rsidP="001A2C83">
      <w:pPr>
        <w:spacing w:after="0" w:line="360" w:lineRule="auto"/>
        <w:ind w:left="57"/>
        <w:rPr>
          <w:rFonts w:ascii="Times New Roman" w:hAnsi="Times New Roman" w:cs="Times New Roman"/>
          <w:b/>
          <w:bCs/>
          <w:sz w:val="34"/>
          <w:szCs w:val="34"/>
        </w:rPr>
      </w:pPr>
      <w:r w:rsidRPr="00426A9C">
        <w:rPr>
          <w:rFonts w:ascii="Times New Roman" w:hAnsi="Times New Roman" w:cs="Times New Roman"/>
          <w:b/>
          <w:bCs/>
          <w:sz w:val="34"/>
          <w:szCs w:val="34"/>
        </w:rPr>
        <w:t xml:space="preserve">12. </w:t>
      </w:r>
      <w:r w:rsidRPr="00F70A40">
        <w:rPr>
          <w:rFonts w:ascii="Times New Roman" w:hAnsi="Times New Roman" w:cs="Times New Roman"/>
          <w:b/>
          <w:bCs/>
          <w:sz w:val="34"/>
          <w:szCs w:val="34"/>
          <w:u w:val="single"/>
        </w:rPr>
        <w:t>References</w:t>
      </w:r>
    </w:p>
    <w:p w14:paraId="6620BDBC" w14:textId="5C824207" w:rsidR="00A21569" w:rsidRPr="00426A9C" w:rsidRDefault="00A21569" w:rsidP="002D3215">
      <w:pPr>
        <w:pStyle w:val="ListParagraph"/>
        <w:numPr>
          <w:ilvl w:val="0"/>
          <w:numId w:val="42"/>
        </w:numPr>
        <w:spacing w:after="0" w:line="360" w:lineRule="auto"/>
        <w:ind w:left="417"/>
        <w:rPr>
          <w:rFonts w:ascii="Times New Roman" w:hAnsi="Times New Roman" w:cs="Times New Roman"/>
          <w:sz w:val="28"/>
          <w:szCs w:val="28"/>
        </w:rPr>
      </w:pPr>
      <w:r w:rsidRPr="00426A9C">
        <w:rPr>
          <w:rFonts w:ascii="Times New Roman" w:hAnsi="Times New Roman" w:cs="Times New Roman"/>
          <w:sz w:val="28"/>
          <w:szCs w:val="28"/>
        </w:rPr>
        <w:t>Scikit-learn Developers. Scikit-learn: Machine Learning in Python. Available at: https://scikit-learn.org</w:t>
      </w:r>
      <w:r w:rsidR="002D3215">
        <w:rPr>
          <w:rFonts w:ascii="Times New Roman" w:hAnsi="Times New Roman" w:cs="Times New Roman"/>
          <w:sz w:val="28"/>
          <w:szCs w:val="28"/>
        </w:rPr>
        <w:t>.</w:t>
      </w:r>
    </w:p>
    <w:p w14:paraId="111BD1AE" w14:textId="1DE104CF" w:rsidR="00A21569" w:rsidRPr="00426A9C" w:rsidRDefault="00A21569" w:rsidP="002D3215">
      <w:pPr>
        <w:pStyle w:val="ListParagraph"/>
        <w:numPr>
          <w:ilvl w:val="0"/>
          <w:numId w:val="42"/>
        </w:numPr>
        <w:spacing w:after="0" w:line="360" w:lineRule="auto"/>
        <w:ind w:left="417"/>
        <w:rPr>
          <w:rFonts w:ascii="Times New Roman" w:hAnsi="Times New Roman" w:cs="Times New Roman"/>
          <w:sz w:val="28"/>
          <w:szCs w:val="28"/>
        </w:rPr>
      </w:pPr>
      <w:r w:rsidRPr="00426A9C">
        <w:rPr>
          <w:rFonts w:ascii="Times New Roman" w:hAnsi="Times New Roman" w:cs="Times New Roman"/>
          <w:sz w:val="28"/>
          <w:szCs w:val="28"/>
        </w:rPr>
        <w:t xml:space="preserve">Chen, T., &amp; </w:t>
      </w:r>
      <w:proofErr w:type="spellStart"/>
      <w:r w:rsidRPr="00426A9C">
        <w:rPr>
          <w:rFonts w:ascii="Times New Roman" w:hAnsi="Times New Roman" w:cs="Times New Roman"/>
          <w:sz w:val="28"/>
          <w:szCs w:val="28"/>
        </w:rPr>
        <w:t>Guestrin</w:t>
      </w:r>
      <w:proofErr w:type="spellEnd"/>
      <w:r w:rsidRPr="00426A9C">
        <w:rPr>
          <w:rFonts w:ascii="Times New Roman" w:hAnsi="Times New Roman" w:cs="Times New Roman"/>
          <w:sz w:val="28"/>
          <w:szCs w:val="28"/>
        </w:rPr>
        <w:t xml:space="preserve">, C. </w:t>
      </w:r>
      <w:proofErr w:type="spellStart"/>
      <w:r w:rsidRPr="00426A9C">
        <w:rPr>
          <w:rFonts w:ascii="Times New Roman" w:hAnsi="Times New Roman" w:cs="Times New Roman"/>
          <w:sz w:val="28"/>
          <w:szCs w:val="28"/>
        </w:rPr>
        <w:t>XGBoost</w:t>
      </w:r>
      <w:proofErr w:type="spellEnd"/>
      <w:r w:rsidRPr="00426A9C">
        <w:rPr>
          <w:rFonts w:ascii="Times New Roman" w:hAnsi="Times New Roman" w:cs="Times New Roman"/>
          <w:sz w:val="28"/>
          <w:szCs w:val="28"/>
        </w:rPr>
        <w:t xml:space="preserve">: A Scalable Tree Boosting System. </w:t>
      </w:r>
      <w:proofErr w:type="spellStart"/>
      <w:r w:rsidRPr="00426A9C">
        <w:rPr>
          <w:rFonts w:ascii="Times New Roman" w:hAnsi="Times New Roman" w:cs="Times New Roman"/>
          <w:sz w:val="28"/>
          <w:szCs w:val="28"/>
        </w:rPr>
        <w:t>XGBoost</w:t>
      </w:r>
      <w:proofErr w:type="spellEnd"/>
      <w:r w:rsidRPr="00426A9C">
        <w:rPr>
          <w:rFonts w:ascii="Times New Roman" w:hAnsi="Times New Roman" w:cs="Times New Roman"/>
          <w:sz w:val="28"/>
          <w:szCs w:val="28"/>
        </w:rPr>
        <w:t xml:space="preserve"> Documentation. Available at: https://xgboost.readthedocs.io</w:t>
      </w:r>
      <w:r w:rsidR="002D3215">
        <w:rPr>
          <w:rFonts w:ascii="Times New Roman" w:hAnsi="Times New Roman" w:cs="Times New Roman"/>
          <w:sz w:val="28"/>
          <w:szCs w:val="28"/>
        </w:rPr>
        <w:t>.</w:t>
      </w:r>
    </w:p>
    <w:p w14:paraId="7347C7C4" w14:textId="54C82930" w:rsidR="00A21569" w:rsidRPr="00426A9C" w:rsidRDefault="00A21569" w:rsidP="002D3215">
      <w:pPr>
        <w:pStyle w:val="ListParagraph"/>
        <w:numPr>
          <w:ilvl w:val="0"/>
          <w:numId w:val="42"/>
        </w:numPr>
        <w:spacing w:after="0" w:line="360" w:lineRule="auto"/>
        <w:ind w:left="417"/>
        <w:rPr>
          <w:rFonts w:ascii="Times New Roman" w:hAnsi="Times New Roman" w:cs="Times New Roman"/>
          <w:sz w:val="28"/>
          <w:szCs w:val="28"/>
        </w:rPr>
      </w:pPr>
      <w:proofErr w:type="spellStart"/>
      <w:r w:rsidRPr="00426A9C">
        <w:rPr>
          <w:rFonts w:ascii="Times New Roman" w:hAnsi="Times New Roman" w:cs="Times New Roman"/>
          <w:sz w:val="28"/>
          <w:szCs w:val="28"/>
        </w:rPr>
        <w:t>DataCo</w:t>
      </w:r>
      <w:proofErr w:type="spellEnd"/>
      <w:r w:rsidRPr="00426A9C">
        <w:rPr>
          <w:rFonts w:ascii="Times New Roman" w:hAnsi="Times New Roman" w:cs="Times New Roman"/>
          <w:sz w:val="28"/>
          <w:szCs w:val="28"/>
        </w:rPr>
        <w:t xml:space="preserve"> Global Supply Chain Dataset. Supply Chain Dataset for Predictive Analytics. Available via Kaggle. https://www.kaggle.com/datasets/shashwatwork/dataco-smart-supply-chain-for-big-data-analysis</w:t>
      </w:r>
      <w:r w:rsidR="002D3215">
        <w:rPr>
          <w:rFonts w:ascii="Times New Roman" w:hAnsi="Times New Roman" w:cs="Times New Roman"/>
          <w:sz w:val="28"/>
          <w:szCs w:val="28"/>
        </w:rPr>
        <w:t>.</w:t>
      </w:r>
    </w:p>
    <w:p w14:paraId="481070C7" w14:textId="23C795F4" w:rsidR="00616E14" w:rsidRDefault="00A21569" w:rsidP="002D3215">
      <w:pPr>
        <w:pStyle w:val="BodyTextIndent"/>
        <w:numPr>
          <w:ilvl w:val="0"/>
          <w:numId w:val="42"/>
        </w:numPr>
        <w:spacing w:line="360" w:lineRule="auto"/>
        <w:ind w:left="417"/>
        <w:rPr>
          <w:sz w:val="28"/>
          <w:szCs w:val="28"/>
        </w:rPr>
      </w:pPr>
      <w:r w:rsidRPr="00426A9C">
        <w:rPr>
          <w:sz w:val="28"/>
          <w:szCs w:val="28"/>
        </w:rPr>
        <w:t xml:space="preserve">IBM Innovation </w:t>
      </w:r>
      <w:proofErr w:type="spellStart"/>
      <w:r w:rsidRPr="00426A9C">
        <w:rPr>
          <w:sz w:val="28"/>
          <w:szCs w:val="28"/>
        </w:rPr>
        <w:t>Center</w:t>
      </w:r>
      <w:proofErr w:type="spellEnd"/>
      <w:r w:rsidRPr="00426A9C">
        <w:rPr>
          <w:sz w:val="28"/>
          <w:szCs w:val="28"/>
        </w:rPr>
        <w:t xml:space="preserve"> for Education. Big Data Analytics Project Guidelines. </w:t>
      </w:r>
      <w:proofErr w:type="spellStart"/>
      <w:r w:rsidRPr="00426A9C">
        <w:rPr>
          <w:sz w:val="28"/>
          <w:szCs w:val="28"/>
        </w:rPr>
        <w:t>Yenepoya</w:t>
      </w:r>
      <w:proofErr w:type="spellEnd"/>
      <w:r w:rsidRPr="00426A9C">
        <w:rPr>
          <w:sz w:val="28"/>
          <w:szCs w:val="28"/>
        </w:rPr>
        <w:t xml:space="preserve"> (Deemed to Be University), 2024.</w:t>
      </w:r>
    </w:p>
    <w:p w14:paraId="21FA3A8B" w14:textId="27BB3AB6" w:rsidR="002D3215" w:rsidRPr="002D3215" w:rsidRDefault="002D3215" w:rsidP="002D3215">
      <w:pPr>
        <w:pStyle w:val="BodyTextIndent"/>
        <w:numPr>
          <w:ilvl w:val="0"/>
          <w:numId w:val="42"/>
        </w:numPr>
        <w:spacing w:line="360" w:lineRule="auto"/>
        <w:ind w:left="417"/>
        <w:rPr>
          <w:sz w:val="28"/>
          <w:szCs w:val="28"/>
        </w:rPr>
      </w:pPr>
      <w:r w:rsidRPr="002D3215">
        <w:rPr>
          <w:sz w:val="28"/>
          <w:szCs w:val="28"/>
        </w:rPr>
        <w:t>Pandas Development Team. Pandas: Powerful Python Data Analysis Toolkit. Available at: https://pandas.pydata.org</w:t>
      </w:r>
      <w:r>
        <w:rPr>
          <w:sz w:val="28"/>
          <w:szCs w:val="28"/>
        </w:rPr>
        <w:t>.</w:t>
      </w:r>
    </w:p>
    <w:p w14:paraId="06369104" w14:textId="0432B0F4" w:rsidR="002D3215" w:rsidRPr="00426A9C" w:rsidRDefault="002D3215" w:rsidP="002D3215">
      <w:pPr>
        <w:pStyle w:val="BodyTextIndent"/>
        <w:numPr>
          <w:ilvl w:val="0"/>
          <w:numId w:val="42"/>
        </w:numPr>
        <w:spacing w:line="360" w:lineRule="auto"/>
        <w:ind w:left="417"/>
        <w:rPr>
          <w:sz w:val="28"/>
          <w:szCs w:val="28"/>
        </w:rPr>
      </w:pPr>
      <w:r w:rsidRPr="002D3215">
        <w:rPr>
          <w:sz w:val="28"/>
          <w:szCs w:val="28"/>
        </w:rPr>
        <w:t>Hunter, J.D. Matplotlib: A 2D Graphics Environment. Available at: https://matplotlib.org</w:t>
      </w:r>
      <w:r>
        <w:rPr>
          <w:sz w:val="28"/>
          <w:szCs w:val="28"/>
        </w:rPr>
        <w:t>.</w:t>
      </w:r>
    </w:p>
    <w:p w14:paraId="7D4399EC" w14:textId="77777777" w:rsidR="00273AA3" w:rsidRDefault="00273AA3" w:rsidP="007B7622">
      <w:pPr>
        <w:pStyle w:val="BodyTextIndent"/>
        <w:spacing w:line="360" w:lineRule="auto"/>
        <w:ind w:left="397" w:firstLine="720"/>
        <w:rPr>
          <w:sz w:val="40"/>
          <w:szCs w:val="40"/>
        </w:rPr>
      </w:pPr>
    </w:p>
    <w:p w14:paraId="5F9F0FF1" w14:textId="77777777" w:rsidR="007B7622" w:rsidRDefault="007B7622" w:rsidP="007B7622">
      <w:pPr>
        <w:pStyle w:val="BodyTextIndent"/>
        <w:spacing w:line="360" w:lineRule="auto"/>
        <w:ind w:left="397" w:firstLine="720"/>
        <w:rPr>
          <w:sz w:val="40"/>
          <w:szCs w:val="40"/>
        </w:rPr>
      </w:pPr>
    </w:p>
    <w:p w14:paraId="743D47B8" w14:textId="77777777" w:rsidR="007B7622" w:rsidRDefault="007B7622" w:rsidP="007B7622">
      <w:pPr>
        <w:pStyle w:val="BodyTextIndent"/>
        <w:spacing w:line="360" w:lineRule="auto"/>
        <w:ind w:left="397" w:firstLine="720"/>
        <w:rPr>
          <w:sz w:val="40"/>
          <w:szCs w:val="40"/>
        </w:rPr>
      </w:pPr>
    </w:p>
    <w:p w14:paraId="79D23C58" w14:textId="77777777" w:rsidR="007B7622" w:rsidRDefault="007B7622" w:rsidP="007B7622">
      <w:pPr>
        <w:pStyle w:val="BodyTextIndent"/>
        <w:spacing w:line="360" w:lineRule="auto"/>
        <w:ind w:left="397" w:firstLine="720"/>
        <w:rPr>
          <w:sz w:val="40"/>
          <w:szCs w:val="40"/>
        </w:rPr>
      </w:pPr>
    </w:p>
    <w:p w14:paraId="758187D5" w14:textId="77777777" w:rsidR="007B7622" w:rsidRDefault="007B7622" w:rsidP="007B7622">
      <w:pPr>
        <w:pStyle w:val="BodyTextIndent"/>
        <w:spacing w:line="360" w:lineRule="auto"/>
        <w:ind w:left="397" w:firstLine="720"/>
        <w:rPr>
          <w:sz w:val="40"/>
          <w:szCs w:val="40"/>
        </w:rPr>
      </w:pPr>
    </w:p>
    <w:p w14:paraId="42E8161D" w14:textId="77777777" w:rsidR="007B7622" w:rsidRDefault="007B7622" w:rsidP="007B7622">
      <w:pPr>
        <w:pStyle w:val="BodyTextIndent"/>
        <w:spacing w:line="360" w:lineRule="auto"/>
        <w:ind w:left="397" w:firstLine="720"/>
        <w:rPr>
          <w:sz w:val="40"/>
          <w:szCs w:val="40"/>
        </w:rPr>
      </w:pPr>
    </w:p>
    <w:p w14:paraId="476BCDFD" w14:textId="77777777" w:rsidR="007B7622" w:rsidRDefault="007B7622" w:rsidP="007B7622">
      <w:pPr>
        <w:pStyle w:val="BodyTextIndent"/>
        <w:spacing w:line="360" w:lineRule="auto"/>
        <w:ind w:left="397" w:firstLine="720"/>
        <w:rPr>
          <w:sz w:val="40"/>
          <w:szCs w:val="40"/>
        </w:rPr>
      </w:pPr>
    </w:p>
    <w:p w14:paraId="218F4EAD" w14:textId="77777777" w:rsidR="007B7622" w:rsidRDefault="007B7622" w:rsidP="007B7622">
      <w:pPr>
        <w:pStyle w:val="BodyTextIndent"/>
        <w:spacing w:line="360" w:lineRule="auto"/>
        <w:ind w:left="397" w:firstLine="720"/>
        <w:rPr>
          <w:sz w:val="40"/>
          <w:szCs w:val="40"/>
        </w:rPr>
      </w:pPr>
    </w:p>
    <w:p w14:paraId="0DE729B6" w14:textId="77777777" w:rsidR="007B7622" w:rsidRDefault="007B7622" w:rsidP="007B7622">
      <w:pPr>
        <w:pStyle w:val="BodyTextIndent"/>
        <w:spacing w:line="360" w:lineRule="auto"/>
        <w:ind w:left="397" w:firstLine="720"/>
        <w:rPr>
          <w:sz w:val="40"/>
          <w:szCs w:val="40"/>
        </w:rPr>
      </w:pPr>
    </w:p>
    <w:p w14:paraId="15F275E6" w14:textId="77777777" w:rsidR="007B7622" w:rsidRDefault="007B7622" w:rsidP="007B7622">
      <w:pPr>
        <w:pStyle w:val="BodyTextIndent"/>
        <w:spacing w:line="360" w:lineRule="auto"/>
        <w:ind w:left="397" w:firstLine="720"/>
        <w:rPr>
          <w:sz w:val="20"/>
          <w:szCs w:val="20"/>
        </w:rPr>
      </w:pPr>
    </w:p>
    <w:p w14:paraId="01F584B8" w14:textId="77777777" w:rsidR="007B7622" w:rsidRDefault="007B7622" w:rsidP="007B7622">
      <w:pPr>
        <w:pStyle w:val="BodyTextIndent"/>
        <w:spacing w:line="360" w:lineRule="auto"/>
        <w:ind w:left="397" w:firstLine="720"/>
        <w:rPr>
          <w:sz w:val="20"/>
          <w:szCs w:val="20"/>
        </w:rPr>
      </w:pPr>
    </w:p>
    <w:p w14:paraId="3DC9D145" w14:textId="77777777" w:rsidR="007B7622" w:rsidRPr="007B7622" w:rsidRDefault="007B7622" w:rsidP="007B7622">
      <w:pPr>
        <w:pStyle w:val="BodyTextIndent"/>
        <w:spacing w:line="360" w:lineRule="auto"/>
        <w:ind w:left="397" w:firstLine="720"/>
        <w:rPr>
          <w:sz w:val="20"/>
          <w:szCs w:val="20"/>
        </w:rPr>
      </w:pPr>
    </w:p>
    <w:p w14:paraId="6CF22202" w14:textId="76F9C01D" w:rsidR="00273AA3" w:rsidRDefault="00141CC9" w:rsidP="00273AA3">
      <w:pPr>
        <w:pStyle w:val="BodyTextIndent"/>
        <w:spacing w:line="360" w:lineRule="auto"/>
        <w:rPr>
          <w:b/>
          <w:bCs/>
          <w:sz w:val="34"/>
          <w:szCs w:val="34"/>
          <w:u w:val="single"/>
        </w:rPr>
      </w:pPr>
      <w:r w:rsidRPr="00426A9C">
        <w:rPr>
          <w:b/>
          <w:bCs/>
          <w:sz w:val="34"/>
          <w:szCs w:val="34"/>
        </w:rPr>
        <w:t xml:space="preserve">13. </w:t>
      </w:r>
      <w:r w:rsidRPr="00F70A40">
        <w:rPr>
          <w:b/>
          <w:bCs/>
          <w:sz w:val="34"/>
          <w:szCs w:val="34"/>
          <w:u w:val="single"/>
        </w:rPr>
        <w:t>Appendix</w:t>
      </w:r>
    </w:p>
    <w:p w14:paraId="5C6A04CB" w14:textId="77777777" w:rsidR="007B7622" w:rsidRPr="003F0744" w:rsidRDefault="007B7622" w:rsidP="00273AA3">
      <w:pPr>
        <w:pStyle w:val="BodyTextIndent"/>
        <w:spacing w:line="360" w:lineRule="auto"/>
        <w:rPr>
          <w:b/>
          <w:bCs/>
          <w:sz w:val="12"/>
          <w:szCs w:val="12"/>
        </w:rPr>
      </w:pPr>
    </w:p>
    <w:p w14:paraId="007DD8FB" w14:textId="794F16CD" w:rsidR="00141CC9" w:rsidRPr="00426A9C" w:rsidRDefault="00BD5F5A" w:rsidP="00273AA3">
      <w:pPr>
        <w:pStyle w:val="BodyTextIndent"/>
        <w:spacing w:line="360" w:lineRule="auto"/>
        <w:rPr>
          <w:b/>
          <w:bCs/>
        </w:rPr>
      </w:pPr>
      <w:r w:rsidRPr="00426A9C">
        <w:rPr>
          <w:b/>
          <w:bCs/>
        </w:rPr>
        <w:t>Appendix A – Dataset Description</w:t>
      </w:r>
    </w:p>
    <w:tbl>
      <w:tblPr>
        <w:tblStyle w:val="GridTable1Light"/>
        <w:tblW w:w="0" w:type="auto"/>
        <w:tblLook w:val="04A0" w:firstRow="1" w:lastRow="0" w:firstColumn="1" w:lastColumn="0" w:noHBand="0" w:noVBand="1"/>
      </w:tblPr>
      <w:tblGrid>
        <w:gridCol w:w="2689"/>
        <w:gridCol w:w="7767"/>
      </w:tblGrid>
      <w:tr w:rsidR="00BD5F5A" w14:paraId="53315DF7" w14:textId="77777777" w:rsidTr="00252F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tcPr>
          <w:p w14:paraId="5F74FCFB" w14:textId="788A83DA" w:rsidR="00BD5F5A" w:rsidRDefault="00BD5F5A" w:rsidP="00273AA3">
            <w:pPr>
              <w:pStyle w:val="BodyTextIndent"/>
              <w:spacing w:line="360" w:lineRule="auto"/>
              <w:ind w:left="0"/>
            </w:pPr>
            <w:r>
              <w:t xml:space="preserve">Attribute </w:t>
            </w:r>
          </w:p>
        </w:tc>
        <w:tc>
          <w:tcPr>
            <w:tcW w:w="7767" w:type="dxa"/>
            <w:shd w:val="clear" w:color="auto" w:fill="F2F2F2" w:themeFill="background1" w:themeFillShade="F2"/>
          </w:tcPr>
          <w:p w14:paraId="261A1F59" w14:textId="33384AD3" w:rsidR="00BD5F5A" w:rsidRDefault="00BD5F5A" w:rsidP="00273AA3">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pPr>
            <w:r>
              <w:t xml:space="preserve">Description </w:t>
            </w:r>
          </w:p>
        </w:tc>
      </w:tr>
      <w:tr w:rsidR="00BD5F5A" w14:paraId="70063213" w14:textId="77777777" w:rsidTr="00252F27">
        <w:tc>
          <w:tcPr>
            <w:cnfStyle w:val="001000000000" w:firstRow="0" w:lastRow="0" w:firstColumn="1" w:lastColumn="0" w:oddVBand="0" w:evenVBand="0" w:oddHBand="0" w:evenHBand="0" w:firstRowFirstColumn="0" w:firstRowLastColumn="0" w:lastRowFirstColumn="0" w:lastRowLastColumn="0"/>
            <w:tcW w:w="2689" w:type="dxa"/>
          </w:tcPr>
          <w:p w14:paraId="27EEB542" w14:textId="38C3FA62" w:rsidR="00BD5F5A" w:rsidRPr="00426A9C" w:rsidRDefault="00B7538E" w:rsidP="00273AA3">
            <w:pPr>
              <w:pStyle w:val="BodyTextIndent"/>
              <w:spacing w:line="360" w:lineRule="auto"/>
              <w:ind w:left="0"/>
              <w:rPr>
                <w:b w:val="0"/>
                <w:bCs w:val="0"/>
                <w:sz w:val="28"/>
                <w:szCs w:val="28"/>
              </w:rPr>
            </w:pPr>
            <w:r w:rsidRPr="00426A9C">
              <w:rPr>
                <w:b w:val="0"/>
                <w:bCs w:val="0"/>
                <w:sz w:val="28"/>
                <w:szCs w:val="28"/>
              </w:rPr>
              <w:t>Total Records</w:t>
            </w:r>
          </w:p>
        </w:tc>
        <w:tc>
          <w:tcPr>
            <w:tcW w:w="7767" w:type="dxa"/>
          </w:tcPr>
          <w:p w14:paraId="0BAC675E" w14:textId="3B692DF9" w:rsidR="00BD5F5A" w:rsidRPr="00426A9C" w:rsidRDefault="00BF154F"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180,519</w:t>
            </w:r>
          </w:p>
        </w:tc>
      </w:tr>
      <w:tr w:rsidR="00BD5F5A" w14:paraId="4F269BD5" w14:textId="77777777" w:rsidTr="00252F27">
        <w:tc>
          <w:tcPr>
            <w:cnfStyle w:val="001000000000" w:firstRow="0" w:lastRow="0" w:firstColumn="1" w:lastColumn="0" w:oddVBand="0" w:evenVBand="0" w:oddHBand="0" w:evenHBand="0" w:firstRowFirstColumn="0" w:firstRowLastColumn="0" w:lastRowFirstColumn="0" w:lastRowLastColumn="0"/>
            <w:tcW w:w="2689" w:type="dxa"/>
          </w:tcPr>
          <w:p w14:paraId="38BBF432" w14:textId="7E88A0B5" w:rsidR="00BD5F5A" w:rsidRPr="00426A9C" w:rsidRDefault="00B7538E" w:rsidP="00273AA3">
            <w:pPr>
              <w:pStyle w:val="BodyTextIndent"/>
              <w:spacing w:line="360" w:lineRule="auto"/>
              <w:ind w:left="0"/>
              <w:rPr>
                <w:b w:val="0"/>
                <w:bCs w:val="0"/>
                <w:sz w:val="28"/>
                <w:szCs w:val="28"/>
              </w:rPr>
            </w:pPr>
            <w:r w:rsidRPr="00426A9C">
              <w:rPr>
                <w:b w:val="0"/>
                <w:bCs w:val="0"/>
                <w:sz w:val="28"/>
                <w:szCs w:val="28"/>
              </w:rPr>
              <w:t>Total Columns</w:t>
            </w:r>
          </w:p>
        </w:tc>
        <w:tc>
          <w:tcPr>
            <w:tcW w:w="7767" w:type="dxa"/>
          </w:tcPr>
          <w:p w14:paraId="1D93EE38" w14:textId="678F9A3B" w:rsidR="00BD5F5A" w:rsidRPr="00426A9C" w:rsidRDefault="00BF154F"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53</w:t>
            </w:r>
          </w:p>
        </w:tc>
      </w:tr>
      <w:tr w:rsidR="00BD5F5A" w14:paraId="258EA69F" w14:textId="77777777" w:rsidTr="00252F27">
        <w:tc>
          <w:tcPr>
            <w:cnfStyle w:val="001000000000" w:firstRow="0" w:lastRow="0" w:firstColumn="1" w:lastColumn="0" w:oddVBand="0" w:evenVBand="0" w:oddHBand="0" w:evenHBand="0" w:firstRowFirstColumn="0" w:firstRowLastColumn="0" w:lastRowFirstColumn="0" w:lastRowLastColumn="0"/>
            <w:tcW w:w="2689" w:type="dxa"/>
          </w:tcPr>
          <w:p w14:paraId="17350AC8" w14:textId="3EC93250" w:rsidR="00BD5F5A" w:rsidRPr="00426A9C" w:rsidRDefault="001E4C62" w:rsidP="00273AA3">
            <w:pPr>
              <w:pStyle w:val="BodyTextIndent"/>
              <w:spacing w:line="360" w:lineRule="auto"/>
              <w:ind w:left="0"/>
              <w:rPr>
                <w:b w:val="0"/>
                <w:bCs w:val="0"/>
                <w:sz w:val="28"/>
                <w:szCs w:val="28"/>
              </w:rPr>
            </w:pPr>
            <w:r w:rsidRPr="00426A9C">
              <w:rPr>
                <w:b w:val="0"/>
                <w:bCs w:val="0"/>
                <w:sz w:val="28"/>
                <w:szCs w:val="28"/>
              </w:rPr>
              <w:t>Target Variable</w:t>
            </w:r>
          </w:p>
        </w:tc>
        <w:tc>
          <w:tcPr>
            <w:tcW w:w="7767" w:type="dxa"/>
          </w:tcPr>
          <w:p w14:paraId="68EB4A4F" w14:textId="4AC55C00" w:rsidR="00BD5F5A" w:rsidRPr="00426A9C" w:rsidRDefault="00BF154F"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 xml:space="preserve">Sales </w:t>
            </w:r>
          </w:p>
        </w:tc>
      </w:tr>
      <w:tr w:rsidR="00BD5F5A" w14:paraId="2813DEB7" w14:textId="77777777" w:rsidTr="00252F27">
        <w:tc>
          <w:tcPr>
            <w:cnfStyle w:val="001000000000" w:firstRow="0" w:lastRow="0" w:firstColumn="1" w:lastColumn="0" w:oddVBand="0" w:evenVBand="0" w:oddHBand="0" w:evenHBand="0" w:firstRowFirstColumn="0" w:firstRowLastColumn="0" w:lastRowFirstColumn="0" w:lastRowLastColumn="0"/>
            <w:tcW w:w="2689" w:type="dxa"/>
          </w:tcPr>
          <w:p w14:paraId="6C9AE725" w14:textId="3142C50C" w:rsidR="00BD5F5A" w:rsidRPr="00426A9C" w:rsidRDefault="001E4C62" w:rsidP="00273AA3">
            <w:pPr>
              <w:pStyle w:val="BodyTextIndent"/>
              <w:spacing w:line="360" w:lineRule="auto"/>
              <w:ind w:left="0"/>
              <w:rPr>
                <w:b w:val="0"/>
                <w:bCs w:val="0"/>
                <w:sz w:val="28"/>
                <w:szCs w:val="28"/>
              </w:rPr>
            </w:pPr>
            <w:r w:rsidRPr="00426A9C">
              <w:rPr>
                <w:b w:val="0"/>
                <w:bCs w:val="0"/>
                <w:sz w:val="28"/>
                <w:szCs w:val="28"/>
              </w:rPr>
              <w:t>Key Input Features</w:t>
            </w:r>
          </w:p>
        </w:tc>
        <w:tc>
          <w:tcPr>
            <w:tcW w:w="7767" w:type="dxa"/>
          </w:tcPr>
          <w:p w14:paraId="0DA257ED" w14:textId="2D5D41EE" w:rsidR="00BD5F5A" w:rsidRPr="00426A9C" w:rsidRDefault="00D33415"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Product Price, Order Quantity, Discount, Shipping Mode, Order Date</w:t>
            </w:r>
          </w:p>
        </w:tc>
      </w:tr>
      <w:tr w:rsidR="00BD5F5A" w14:paraId="2486F152" w14:textId="77777777" w:rsidTr="00252F27">
        <w:tc>
          <w:tcPr>
            <w:cnfStyle w:val="001000000000" w:firstRow="0" w:lastRow="0" w:firstColumn="1" w:lastColumn="0" w:oddVBand="0" w:evenVBand="0" w:oddHBand="0" w:evenHBand="0" w:firstRowFirstColumn="0" w:firstRowLastColumn="0" w:lastRowFirstColumn="0" w:lastRowLastColumn="0"/>
            <w:tcW w:w="2689" w:type="dxa"/>
          </w:tcPr>
          <w:p w14:paraId="1D53CE20" w14:textId="25A5CC24" w:rsidR="00BD5F5A" w:rsidRPr="00426A9C" w:rsidRDefault="001E4C62" w:rsidP="00273AA3">
            <w:pPr>
              <w:pStyle w:val="BodyTextIndent"/>
              <w:spacing w:line="360" w:lineRule="auto"/>
              <w:ind w:left="0"/>
              <w:rPr>
                <w:b w:val="0"/>
                <w:bCs w:val="0"/>
                <w:sz w:val="28"/>
                <w:szCs w:val="28"/>
              </w:rPr>
            </w:pPr>
            <w:r w:rsidRPr="00426A9C">
              <w:rPr>
                <w:b w:val="0"/>
                <w:bCs w:val="0"/>
                <w:sz w:val="28"/>
                <w:szCs w:val="28"/>
              </w:rPr>
              <w:t>Derived Features</w:t>
            </w:r>
          </w:p>
        </w:tc>
        <w:tc>
          <w:tcPr>
            <w:tcW w:w="7767" w:type="dxa"/>
          </w:tcPr>
          <w:p w14:paraId="33176B95" w14:textId="737DC330" w:rsidR="00BD5F5A" w:rsidRPr="00426A9C" w:rsidRDefault="00D33415"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426A9C">
              <w:rPr>
                <w:sz w:val="28"/>
                <w:szCs w:val="28"/>
              </w:rPr>
              <w:t>Delivery_Delay</w:t>
            </w:r>
            <w:proofErr w:type="spellEnd"/>
            <w:r w:rsidRPr="00426A9C">
              <w:rPr>
                <w:sz w:val="28"/>
                <w:szCs w:val="28"/>
              </w:rPr>
              <w:t xml:space="preserve">, </w:t>
            </w:r>
            <w:proofErr w:type="spellStart"/>
            <w:r w:rsidRPr="00426A9C">
              <w:rPr>
                <w:sz w:val="28"/>
                <w:szCs w:val="28"/>
              </w:rPr>
              <w:t>Total_Price</w:t>
            </w:r>
            <w:proofErr w:type="spellEnd"/>
            <w:r w:rsidRPr="00426A9C">
              <w:rPr>
                <w:sz w:val="28"/>
                <w:szCs w:val="28"/>
              </w:rPr>
              <w:t xml:space="preserve">, </w:t>
            </w:r>
            <w:proofErr w:type="spellStart"/>
            <w:r w:rsidRPr="00426A9C">
              <w:rPr>
                <w:sz w:val="28"/>
                <w:szCs w:val="28"/>
              </w:rPr>
              <w:t>Shipping_Duration</w:t>
            </w:r>
            <w:proofErr w:type="spellEnd"/>
            <w:r w:rsidRPr="00426A9C">
              <w:rPr>
                <w:sz w:val="28"/>
                <w:szCs w:val="28"/>
              </w:rPr>
              <w:t xml:space="preserve">, </w:t>
            </w:r>
            <w:proofErr w:type="spellStart"/>
            <w:r w:rsidRPr="00426A9C">
              <w:rPr>
                <w:sz w:val="28"/>
                <w:szCs w:val="28"/>
              </w:rPr>
              <w:t>Order_Month</w:t>
            </w:r>
            <w:proofErr w:type="spellEnd"/>
            <w:r w:rsidRPr="00426A9C">
              <w:rPr>
                <w:sz w:val="28"/>
                <w:szCs w:val="28"/>
              </w:rPr>
              <w:t xml:space="preserve">, </w:t>
            </w:r>
            <w:proofErr w:type="spellStart"/>
            <w:r w:rsidRPr="00426A9C">
              <w:rPr>
                <w:sz w:val="28"/>
                <w:szCs w:val="28"/>
              </w:rPr>
              <w:t>Order_Weekday</w:t>
            </w:r>
            <w:proofErr w:type="spellEnd"/>
          </w:p>
        </w:tc>
      </w:tr>
      <w:tr w:rsidR="001E4C62" w14:paraId="4C41A20B" w14:textId="77777777" w:rsidTr="00252F27">
        <w:tc>
          <w:tcPr>
            <w:cnfStyle w:val="001000000000" w:firstRow="0" w:lastRow="0" w:firstColumn="1" w:lastColumn="0" w:oddVBand="0" w:evenVBand="0" w:oddHBand="0" w:evenHBand="0" w:firstRowFirstColumn="0" w:firstRowLastColumn="0" w:lastRowFirstColumn="0" w:lastRowLastColumn="0"/>
            <w:tcW w:w="2689" w:type="dxa"/>
          </w:tcPr>
          <w:p w14:paraId="23294CD0" w14:textId="7C461790" w:rsidR="001E4C62" w:rsidRPr="00426A9C" w:rsidRDefault="00252F27" w:rsidP="00273AA3">
            <w:pPr>
              <w:pStyle w:val="BodyTextIndent"/>
              <w:spacing w:line="360" w:lineRule="auto"/>
              <w:ind w:left="0"/>
              <w:rPr>
                <w:b w:val="0"/>
                <w:bCs w:val="0"/>
                <w:sz w:val="28"/>
                <w:szCs w:val="28"/>
              </w:rPr>
            </w:pPr>
            <w:r w:rsidRPr="00426A9C">
              <w:rPr>
                <w:b w:val="0"/>
                <w:bCs w:val="0"/>
                <w:sz w:val="28"/>
                <w:szCs w:val="28"/>
              </w:rPr>
              <w:t>Removed Columns</w:t>
            </w:r>
          </w:p>
        </w:tc>
        <w:tc>
          <w:tcPr>
            <w:tcW w:w="7767" w:type="dxa"/>
          </w:tcPr>
          <w:p w14:paraId="02748C93" w14:textId="6DB155B9" w:rsidR="001E4C62" w:rsidRPr="00426A9C" w:rsidRDefault="000E6AD4"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 xml:space="preserve">Customer Email, Customer Password, Product Description, Order </w:t>
            </w:r>
            <w:proofErr w:type="spellStart"/>
            <w:r w:rsidRPr="00426A9C">
              <w:rPr>
                <w:sz w:val="28"/>
                <w:szCs w:val="28"/>
              </w:rPr>
              <w:t>Zipcode</w:t>
            </w:r>
            <w:proofErr w:type="spellEnd"/>
            <w:r w:rsidRPr="00426A9C">
              <w:rPr>
                <w:sz w:val="28"/>
                <w:szCs w:val="28"/>
              </w:rPr>
              <w:t>.</w:t>
            </w:r>
          </w:p>
        </w:tc>
      </w:tr>
    </w:tbl>
    <w:p w14:paraId="03082419" w14:textId="77777777" w:rsidR="00BD5F5A" w:rsidRPr="007B7622" w:rsidRDefault="00BD5F5A" w:rsidP="00273AA3">
      <w:pPr>
        <w:pStyle w:val="BodyTextIndent"/>
        <w:spacing w:line="360" w:lineRule="auto"/>
        <w:rPr>
          <w:sz w:val="40"/>
          <w:szCs w:val="40"/>
        </w:rPr>
      </w:pPr>
    </w:p>
    <w:p w14:paraId="7B99BD0B" w14:textId="494B02D3" w:rsidR="000E6AD4" w:rsidRPr="00426A9C" w:rsidRDefault="000E6AD4" w:rsidP="00273AA3">
      <w:pPr>
        <w:pStyle w:val="BodyTextIndent"/>
        <w:spacing w:line="360" w:lineRule="auto"/>
        <w:rPr>
          <w:b/>
          <w:bCs/>
        </w:rPr>
      </w:pPr>
      <w:r w:rsidRPr="00426A9C">
        <w:rPr>
          <w:b/>
          <w:bCs/>
        </w:rPr>
        <w:t>Appendix B – Model configuration summary</w:t>
      </w:r>
    </w:p>
    <w:tbl>
      <w:tblPr>
        <w:tblStyle w:val="GridTable1Light"/>
        <w:tblW w:w="10502" w:type="dxa"/>
        <w:tblLook w:val="04A0" w:firstRow="1" w:lastRow="0" w:firstColumn="1" w:lastColumn="0" w:noHBand="0" w:noVBand="1"/>
      </w:tblPr>
      <w:tblGrid>
        <w:gridCol w:w="2558"/>
        <w:gridCol w:w="7944"/>
      </w:tblGrid>
      <w:tr w:rsidR="000E6AD4" w14:paraId="383EDF15" w14:textId="77777777" w:rsidTr="00023DA2">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558" w:type="dxa"/>
            <w:shd w:val="clear" w:color="auto" w:fill="F2F2F2" w:themeFill="background1" w:themeFillShade="F2"/>
          </w:tcPr>
          <w:p w14:paraId="41790B12" w14:textId="0AAC8413" w:rsidR="000E6AD4" w:rsidRPr="00426A9C" w:rsidRDefault="000E6AD4" w:rsidP="00273AA3">
            <w:pPr>
              <w:pStyle w:val="BodyTextIndent"/>
              <w:spacing w:line="360" w:lineRule="auto"/>
              <w:ind w:left="0"/>
              <w:rPr>
                <w:sz w:val="28"/>
                <w:szCs w:val="28"/>
              </w:rPr>
            </w:pPr>
            <w:r w:rsidRPr="00426A9C">
              <w:rPr>
                <w:sz w:val="28"/>
                <w:szCs w:val="28"/>
              </w:rPr>
              <w:t xml:space="preserve">Model </w:t>
            </w:r>
          </w:p>
        </w:tc>
        <w:tc>
          <w:tcPr>
            <w:tcW w:w="7944" w:type="dxa"/>
            <w:shd w:val="clear" w:color="auto" w:fill="F2F2F2" w:themeFill="background1" w:themeFillShade="F2"/>
          </w:tcPr>
          <w:p w14:paraId="5BAA8861" w14:textId="0661A3B9" w:rsidR="000E6AD4" w:rsidRPr="00426A9C" w:rsidRDefault="000E6AD4" w:rsidP="00273AA3">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426A9C">
              <w:rPr>
                <w:sz w:val="28"/>
                <w:szCs w:val="28"/>
              </w:rPr>
              <w:t>Key parameters</w:t>
            </w:r>
          </w:p>
        </w:tc>
      </w:tr>
      <w:tr w:rsidR="000E6AD4" w14:paraId="40227921" w14:textId="77777777" w:rsidTr="00023DA2">
        <w:trPr>
          <w:trHeight w:val="622"/>
        </w:trPr>
        <w:tc>
          <w:tcPr>
            <w:cnfStyle w:val="001000000000" w:firstRow="0" w:lastRow="0" w:firstColumn="1" w:lastColumn="0" w:oddVBand="0" w:evenVBand="0" w:oddHBand="0" w:evenHBand="0" w:firstRowFirstColumn="0" w:firstRowLastColumn="0" w:lastRowFirstColumn="0" w:lastRowLastColumn="0"/>
            <w:tcW w:w="2558" w:type="dxa"/>
          </w:tcPr>
          <w:p w14:paraId="5F010D68" w14:textId="5C838CF6" w:rsidR="000E6AD4" w:rsidRPr="00426A9C" w:rsidRDefault="00CC23C4" w:rsidP="00273AA3">
            <w:pPr>
              <w:pStyle w:val="BodyTextIndent"/>
              <w:spacing w:line="360" w:lineRule="auto"/>
              <w:ind w:left="0"/>
              <w:rPr>
                <w:b w:val="0"/>
                <w:bCs w:val="0"/>
                <w:sz w:val="28"/>
                <w:szCs w:val="28"/>
              </w:rPr>
            </w:pPr>
            <w:r w:rsidRPr="00426A9C">
              <w:rPr>
                <w:b w:val="0"/>
                <w:bCs w:val="0"/>
                <w:sz w:val="28"/>
                <w:szCs w:val="28"/>
              </w:rPr>
              <w:t>Linear regression</w:t>
            </w:r>
          </w:p>
        </w:tc>
        <w:tc>
          <w:tcPr>
            <w:tcW w:w="7944" w:type="dxa"/>
          </w:tcPr>
          <w:p w14:paraId="466C3462" w14:textId="56EAD533" w:rsidR="000E6AD4" w:rsidRPr="00426A9C" w:rsidRDefault="00C363DA"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Default Scikit-learn configuration</w:t>
            </w:r>
          </w:p>
        </w:tc>
      </w:tr>
      <w:tr w:rsidR="000E6AD4" w14:paraId="7EFD866F" w14:textId="77777777" w:rsidTr="00023DA2">
        <w:trPr>
          <w:trHeight w:val="1243"/>
        </w:trPr>
        <w:tc>
          <w:tcPr>
            <w:cnfStyle w:val="001000000000" w:firstRow="0" w:lastRow="0" w:firstColumn="1" w:lastColumn="0" w:oddVBand="0" w:evenVBand="0" w:oddHBand="0" w:evenHBand="0" w:firstRowFirstColumn="0" w:firstRowLastColumn="0" w:lastRowFirstColumn="0" w:lastRowLastColumn="0"/>
            <w:tcW w:w="2558" w:type="dxa"/>
          </w:tcPr>
          <w:p w14:paraId="058DC58D" w14:textId="63D49413" w:rsidR="000E6AD4" w:rsidRPr="00426A9C" w:rsidRDefault="00CC23C4" w:rsidP="00273AA3">
            <w:pPr>
              <w:pStyle w:val="BodyTextIndent"/>
              <w:spacing w:line="360" w:lineRule="auto"/>
              <w:ind w:left="0"/>
              <w:rPr>
                <w:b w:val="0"/>
                <w:bCs w:val="0"/>
                <w:sz w:val="28"/>
                <w:szCs w:val="28"/>
              </w:rPr>
            </w:pPr>
            <w:r w:rsidRPr="00426A9C">
              <w:rPr>
                <w:b w:val="0"/>
                <w:bCs w:val="0"/>
                <w:sz w:val="28"/>
                <w:szCs w:val="28"/>
              </w:rPr>
              <w:t>Random forest</w:t>
            </w:r>
          </w:p>
        </w:tc>
        <w:tc>
          <w:tcPr>
            <w:tcW w:w="7944" w:type="dxa"/>
          </w:tcPr>
          <w:p w14:paraId="2AE06E8B" w14:textId="0FBB66CD" w:rsidR="000E6AD4" w:rsidRPr="00426A9C" w:rsidRDefault="00C363DA"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426A9C">
              <w:rPr>
                <w:sz w:val="28"/>
                <w:szCs w:val="28"/>
              </w:rPr>
              <w:t>n_estimators</w:t>
            </w:r>
            <w:proofErr w:type="spellEnd"/>
            <w:r w:rsidRPr="00426A9C">
              <w:rPr>
                <w:sz w:val="28"/>
                <w:szCs w:val="28"/>
              </w:rPr>
              <w:t xml:space="preserve">=100, </w:t>
            </w:r>
            <w:proofErr w:type="spellStart"/>
            <w:r w:rsidRPr="00426A9C">
              <w:rPr>
                <w:sz w:val="28"/>
                <w:szCs w:val="28"/>
              </w:rPr>
              <w:t>max_depth</w:t>
            </w:r>
            <w:proofErr w:type="spellEnd"/>
            <w:r w:rsidRPr="00426A9C">
              <w:rPr>
                <w:sz w:val="28"/>
                <w:szCs w:val="28"/>
              </w:rPr>
              <w:t xml:space="preserve">=10, </w:t>
            </w:r>
            <w:proofErr w:type="spellStart"/>
            <w:r w:rsidRPr="00426A9C">
              <w:rPr>
                <w:sz w:val="28"/>
                <w:szCs w:val="28"/>
              </w:rPr>
              <w:t>min_samples_split</w:t>
            </w:r>
            <w:proofErr w:type="spellEnd"/>
            <w:r w:rsidRPr="00426A9C">
              <w:rPr>
                <w:sz w:val="28"/>
                <w:szCs w:val="28"/>
              </w:rPr>
              <w:t xml:space="preserve">=10, </w:t>
            </w:r>
            <w:proofErr w:type="spellStart"/>
            <w:r w:rsidRPr="00426A9C">
              <w:rPr>
                <w:sz w:val="28"/>
                <w:szCs w:val="28"/>
              </w:rPr>
              <w:t>min_samples_leaf</w:t>
            </w:r>
            <w:proofErr w:type="spellEnd"/>
            <w:r w:rsidRPr="00426A9C">
              <w:rPr>
                <w:sz w:val="28"/>
                <w:szCs w:val="28"/>
              </w:rPr>
              <w:t xml:space="preserve">=5, </w:t>
            </w:r>
            <w:proofErr w:type="spellStart"/>
            <w:r w:rsidRPr="00426A9C">
              <w:rPr>
                <w:sz w:val="28"/>
                <w:szCs w:val="28"/>
              </w:rPr>
              <w:t>random_state</w:t>
            </w:r>
            <w:proofErr w:type="spellEnd"/>
            <w:r w:rsidRPr="00426A9C">
              <w:rPr>
                <w:sz w:val="28"/>
                <w:szCs w:val="28"/>
              </w:rPr>
              <w:t>=42</w:t>
            </w:r>
          </w:p>
        </w:tc>
      </w:tr>
      <w:tr w:rsidR="000E6AD4" w14:paraId="5078803F" w14:textId="77777777" w:rsidTr="00023DA2">
        <w:trPr>
          <w:trHeight w:val="1274"/>
        </w:trPr>
        <w:tc>
          <w:tcPr>
            <w:cnfStyle w:val="001000000000" w:firstRow="0" w:lastRow="0" w:firstColumn="1" w:lastColumn="0" w:oddVBand="0" w:evenVBand="0" w:oddHBand="0" w:evenHBand="0" w:firstRowFirstColumn="0" w:firstRowLastColumn="0" w:lastRowFirstColumn="0" w:lastRowLastColumn="0"/>
            <w:tcW w:w="2558" w:type="dxa"/>
          </w:tcPr>
          <w:p w14:paraId="5F1B5C83" w14:textId="66A5D895" w:rsidR="000E6AD4" w:rsidRPr="00426A9C" w:rsidRDefault="00CC23C4" w:rsidP="00273AA3">
            <w:pPr>
              <w:pStyle w:val="BodyTextIndent"/>
              <w:spacing w:line="360" w:lineRule="auto"/>
              <w:ind w:left="0"/>
              <w:rPr>
                <w:b w:val="0"/>
                <w:bCs w:val="0"/>
                <w:sz w:val="28"/>
                <w:szCs w:val="28"/>
              </w:rPr>
            </w:pPr>
            <w:proofErr w:type="spellStart"/>
            <w:r w:rsidRPr="00426A9C">
              <w:rPr>
                <w:b w:val="0"/>
                <w:bCs w:val="0"/>
                <w:sz w:val="28"/>
                <w:szCs w:val="28"/>
              </w:rPr>
              <w:t>XGBo</w:t>
            </w:r>
            <w:r w:rsidR="00DB4CBB" w:rsidRPr="00426A9C">
              <w:rPr>
                <w:b w:val="0"/>
                <w:bCs w:val="0"/>
                <w:sz w:val="28"/>
                <w:szCs w:val="28"/>
              </w:rPr>
              <w:t>ost</w:t>
            </w:r>
            <w:proofErr w:type="spellEnd"/>
          </w:p>
        </w:tc>
        <w:tc>
          <w:tcPr>
            <w:tcW w:w="7944" w:type="dxa"/>
          </w:tcPr>
          <w:p w14:paraId="37B90819" w14:textId="4325162A" w:rsidR="000E6AD4" w:rsidRPr="00426A9C" w:rsidRDefault="004914DC"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426A9C">
              <w:rPr>
                <w:sz w:val="28"/>
                <w:szCs w:val="28"/>
              </w:rPr>
              <w:t>n_estimators</w:t>
            </w:r>
            <w:proofErr w:type="spellEnd"/>
            <w:r w:rsidRPr="00426A9C">
              <w:rPr>
                <w:sz w:val="28"/>
                <w:szCs w:val="28"/>
              </w:rPr>
              <w:t xml:space="preserve">=200, </w:t>
            </w:r>
            <w:proofErr w:type="spellStart"/>
            <w:r w:rsidRPr="00426A9C">
              <w:rPr>
                <w:sz w:val="28"/>
                <w:szCs w:val="28"/>
              </w:rPr>
              <w:t>max_depth</w:t>
            </w:r>
            <w:proofErr w:type="spellEnd"/>
            <w:r w:rsidRPr="00426A9C">
              <w:rPr>
                <w:sz w:val="28"/>
                <w:szCs w:val="28"/>
              </w:rPr>
              <w:t xml:space="preserve">=5, </w:t>
            </w:r>
            <w:proofErr w:type="spellStart"/>
            <w:r w:rsidRPr="00426A9C">
              <w:rPr>
                <w:sz w:val="28"/>
                <w:szCs w:val="28"/>
              </w:rPr>
              <w:t>learning_rate</w:t>
            </w:r>
            <w:proofErr w:type="spellEnd"/>
            <w:r w:rsidRPr="00426A9C">
              <w:rPr>
                <w:sz w:val="28"/>
                <w:szCs w:val="28"/>
              </w:rPr>
              <w:t xml:space="preserve">=0.1, subsample=0.8, </w:t>
            </w:r>
            <w:proofErr w:type="spellStart"/>
            <w:r w:rsidRPr="00426A9C">
              <w:rPr>
                <w:sz w:val="28"/>
                <w:szCs w:val="28"/>
              </w:rPr>
              <w:t>colsample_bytree</w:t>
            </w:r>
            <w:proofErr w:type="spellEnd"/>
            <w:r w:rsidRPr="00426A9C">
              <w:rPr>
                <w:sz w:val="28"/>
                <w:szCs w:val="28"/>
              </w:rPr>
              <w:t xml:space="preserve">=0.8, </w:t>
            </w:r>
            <w:proofErr w:type="spellStart"/>
            <w:r w:rsidRPr="00426A9C">
              <w:rPr>
                <w:sz w:val="28"/>
                <w:szCs w:val="28"/>
              </w:rPr>
              <w:t>random_state</w:t>
            </w:r>
            <w:proofErr w:type="spellEnd"/>
            <w:r w:rsidRPr="00426A9C">
              <w:rPr>
                <w:sz w:val="28"/>
                <w:szCs w:val="28"/>
              </w:rPr>
              <w:t>=42</w:t>
            </w:r>
          </w:p>
        </w:tc>
      </w:tr>
    </w:tbl>
    <w:p w14:paraId="19694408" w14:textId="77777777" w:rsidR="007B7622" w:rsidRDefault="007B7622" w:rsidP="002D3215">
      <w:pPr>
        <w:pStyle w:val="BodyTextIndent"/>
        <w:spacing w:line="360" w:lineRule="auto"/>
        <w:ind w:left="0"/>
        <w:rPr>
          <w:sz w:val="28"/>
          <w:szCs w:val="28"/>
        </w:rPr>
      </w:pPr>
    </w:p>
    <w:p w14:paraId="68319BBC" w14:textId="77777777" w:rsidR="007B7622" w:rsidRDefault="007B7622" w:rsidP="002D3215">
      <w:pPr>
        <w:pStyle w:val="BodyTextIndent"/>
        <w:spacing w:line="360" w:lineRule="auto"/>
        <w:ind w:left="0"/>
        <w:rPr>
          <w:sz w:val="28"/>
          <w:szCs w:val="28"/>
        </w:rPr>
      </w:pPr>
    </w:p>
    <w:p w14:paraId="25C2D46B" w14:textId="77777777" w:rsidR="007B7622" w:rsidRDefault="007B7622" w:rsidP="002D3215">
      <w:pPr>
        <w:pStyle w:val="BodyTextIndent"/>
        <w:spacing w:line="360" w:lineRule="auto"/>
        <w:ind w:left="0"/>
        <w:rPr>
          <w:sz w:val="28"/>
          <w:szCs w:val="28"/>
        </w:rPr>
      </w:pPr>
    </w:p>
    <w:p w14:paraId="66416AB4" w14:textId="77777777" w:rsidR="007B7622" w:rsidRDefault="007B7622" w:rsidP="002D3215">
      <w:pPr>
        <w:pStyle w:val="BodyTextIndent"/>
        <w:spacing w:line="360" w:lineRule="auto"/>
        <w:ind w:left="0"/>
        <w:rPr>
          <w:sz w:val="28"/>
          <w:szCs w:val="28"/>
        </w:rPr>
      </w:pPr>
    </w:p>
    <w:p w14:paraId="0CE50574" w14:textId="77777777" w:rsidR="007B7622" w:rsidRPr="002D3215" w:rsidRDefault="007B7622" w:rsidP="002D3215">
      <w:pPr>
        <w:pStyle w:val="BodyTextIndent"/>
        <w:spacing w:line="360" w:lineRule="auto"/>
        <w:ind w:left="0"/>
        <w:rPr>
          <w:sz w:val="28"/>
          <w:szCs w:val="28"/>
        </w:rPr>
      </w:pPr>
    </w:p>
    <w:p w14:paraId="60359C67" w14:textId="7F7CA44D" w:rsidR="004914DC" w:rsidRPr="00426A9C" w:rsidRDefault="00DD4A7C" w:rsidP="00273AA3">
      <w:pPr>
        <w:pStyle w:val="BodyTextIndent"/>
        <w:spacing w:line="360" w:lineRule="auto"/>
        <w:rPr>
          <w:b/>
          <w:bCs/>
        </w:rPr>
      </w:pPr>
      <w:r w:rsidRPr="00426A9C">
        <w:rPr>
          <w:b/>
          <w:bCs/>
        </w:rPr>
        <w:t xml:space="preserve">Appendix C – </w:t>
      </w:r>
      <w:r w:rsidR="00AA76D8" w:rsidRPr="00426A9C">
        <w:rPr>
          <w:b/>
          <w:bCs/>
        </w:rPr>
        <w:t>F</w:t>
      </w:r>
      <w:r w:rsidRPr="00426A9C">
        <w:rPr>
          <w:b/>
          <w:bCs/>
        </w:rPr>
        <w:t xml:space="preserve">inal </w:t>
      </w:r>
      <w:r w:rsidR="00AA76D8" w:rsidRPr="00426A9C">
        <w:rPr>
          <w:b/>
          <w:bCs/>
        </w:rPr>
        <w:t>model performance summary</w:t>
      </w:r>
    </w:p>
    <w:tbl>
      <w:tblPr>
        <w:tblStyle w:val="GridTable1Light"/>
        <w:tblW w:w="10502" w:type="dxa"/>
        <w:tblLook w:val="04A0" w:firstRow="1" w:lastRow="0" w:firstColumn="1" w:lastColumn="0" w:noHBand="0" w:noVBand="1"/>
      </w:tblPr>
      <w:tblGrid>
        <w:gridCol w:w="5251"/>
        <w:gridCol w:w="5251"/>
      </w:tblGrid>
      <w:tr w:rsidR="00AA76D8" w:rsidRPr="00426A9C" w14:paraId="5E04180D" w14:textId="77777777" w:rsidTr="00023DA2">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5251" w:type="dxa"/>
            <w:shd w:val="clear" w:color="auto" w:fill="F2F2F2" w:themeFill="background1" w:themeFillShade="F2"/>
          </w:tcPr>
          <w:p w14:paraId="3FD79930" w14:textId="58885583" w:rsidR="00AA76D8" w:rsidRPr="00426A9C" w:rsidRDefault="000D1D69" w:rsidP="00273AA3">
            <w:pPr>
              <w:pStyle w:val="BodyTextIndent"/>
              <w:spacing w:line="360" w:lineRule="auto"/>
              <w:ind w:left="0"/>
              <w:rPr>
                <w:sz w:val="28"/>
                <w:szCs w:val="28"/>
              </w:rPr>
            </w:pPr>
            <w:r w:rsidRPr="00426A9C">
              <w:rPr>
                <w:sz w:val="28"/>
                <w:szCs w:val="28"/>
              </w:rPr>
              <w:t xml:space="preserve">Metric  </w:t>
            </w:r>
          </w:p>
        </w:tc>
        <w:tc>
          <w:tcPr>
            <w:tcW w:w="5251" w:type="dxa"/>
            <w:shd w:val="clear" w:color="auto" w:fill="F2F2F2" w:themeFill="background1" w:themeFillShade="F2"/>
          </w:tcPr>
          <w:p w14:paraId="4D1C9EC7" w14:textId="1CEB32C0" w:rsidR="00AA76D8" w:rsidRPr="00426A9C" w:rsidRDefault="00987CD0" w:rsidP="00273AA3">
            <w:pPr>
              <w:pStyle w:val="BodyTextIndent"/>
              <w:spacing w:line="360" w:lineRule="auto"/>
              <w:ind w:left="0"/>
              <w:cnfStyle w:val="100000000000" w:firstRow="1" w:lastRow="0" w:firstColumn="0" w:lastColumn="0" w:oddVBand="0" w:evenVBand="0" w:oddHBand="0" w:evenHBand="0" w:firstRowFirstColumn="0" w:firstRowLastColumn="0" w:lastRowFirstColumn="0" w:lastRowLastColumn="0"/>
              <w:rPr>
                <w:sz w:val="28"/>
                <w:szCs w:val="28"/>
              </w:rPr>
            </w:pPr>
            <w:r w:rsidRPr="00426A9C">
              <w:rPr>
                <w:sz w:val="28"/>
                <w:szCs w:val="28"/>
              </w:rPr>
              <w:t>Value</w:t>
            </w:r>
          </w:p>
        </w:tc>
      </w:tr>
      <w:tr w:rsidR="00AA76D8" w:rsidRPr="00426A9C" w14:paraId="68FEE648" w14:textId="77777777" w:rsidTr="00023DA2">
        <w:trPr>
          <w:trHeight w:val="573"/>
        </w:trPr>
        <w:tc>
          <w:tcPr>
            <w:cnfStyle w:val="001000000000" w:firstRow="0" w:lastRow="0" w:firstColumn="1" w:lastColumn="0" w:oddVBand="0" w:evenVBand="0" w:oddHBand="0" w:evenHBand="0" w:firstRowFirstColumn="0" w:firstRowLastColumn="0" w:lastRowFirstColumn="0" w:lastRowLastColumn="0"/>
            <w:tcW w:w="5251" w:type="dxa"/>
          </w:tcPr>
          <w:p w14:paraId="5E1B89CE" w14:textId="59155EFB" w:rsidR="00AA76D8" w:rsidRPr="00426A9C" w:rsidRDefault="00987CD0" w:rsidP="00273AA3">
            <w:pPr>
              <w:pStyle w:val="BodyTextIndent"/>
              <w:spacing w:line="360" w:lineRule="auto"/>
              <w:ind w:left="0"/>
              <w:rPr>
                <w:b w:val="0"/>
                <w:bCs w:val="0"/>
                <w:sz w:val="28"/>
                <w:szCs w:val="28"/>
              </w:rPr>
            </w:pPr>
            <w:r w:rsidRPr="00426A9C">
              <w:rPr>
                <w:b w:val="0"/>
                <w:bCs w:val="0"/>
                <w:sz w:val="28"/>
                <w:szCs w:val="28"/>
              </w:rPr>
              <w:t>Model selected</w:t>
            </w:r>
          </w:p>
        </w:tc>
        <w:tc>
          <w:tcPr>
            <w:tcW w:w="5251" w:type="dxa"/>
          </w:tcPr>
          <w:p w14:paraId="618290EE" w14:textId="09EF9E68" w:rsidR="00AA76D8" w:rsidRPr="00426A9C" w:rsidRDefault="006E0CEF"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426A9C">
              <w:rPr>
                <w:sz w:val="28"/>
                <w:szCs w:val="28"/>
              </w:rPr>
              <w:t>XGBoost</w:t>
            </w:r>
            <w:proofErr w:type="spellEnd"/>
          </w:p>
        </w:tc>
      </w:tr>
      <w:tr w:rsidR="00AA76D8" w:rsidRPr="00426A9C" w14:paraId="2805B9C5" w14:textId="77777777" w:rsidTr="00023DA2">
        <w:trPr>
          <w:trHeight w:val="600"/>
        </w:trPr>
        <w:tc>
          <w:tcPr>
            <w:cnfStyle w:val="001000000000" w:firstRow="0" w:lastRow="0" w:firstColumn="1" w:lastColumn="0" w:oddVBand="0" w:evenVBand="0" w:oddHBand="0" w:evenHBand="0" w:firstRowFirstColumn="0" w:firstRowLastColumn="0" w:lastRowFirstColumn="0" w:lastRowLastColumn="0"/>
            <w:tcW w:w="5251" w:type="dxa"/>
          </w:tcPr>
          <w:p w14:paraId="15D5409C" w14:textId="72F1A525" w:rsidR="00AA76D8" w:rsidRPr="00426A9C" w:rsidRDefault="00872793" w:rsidP="00273AA3">
            <w:pPr>
              <w:pStyle w:val="BodyTextIndent"/>
              <w:spacing w:line="360" w:lineRule="auto"/>
              <w:ind w:left="0"/>
              <w:rPr>
                <w:b w:val="0"/>
                <w:bCs w:val="0"/>
                <w:sz w:val="28"/>
                <w:szCs w:val="28"/>
              </w:rPr>
            </w:pPr>
            <w:r w:rsidRPr="00426A9C">
              <w:rPr>
                <w:b w:val="0"/>
                <w:bCs w:val="0"/>
                <w:sz w:val="28"/>
                <w:szCs w:val="28"/>
              </w:rPr>
              <w:t>Training R²</w:t>
            </w:r>
          </w:p>
        </w:tc>
        <w:tc>
          <w:tcPr>
            <w:tcW w:w="5251" w:type="dxa"/>
          </w:tcPr>
          <w:p w14:paraId="311C5C17" w14:textId="56B50517" w:rsidR="00AA76D8" w:rsidRPr="00426A9C" w:rsidRDefault="006E0CEF"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0.8255</w:t>
            </w:r>
          </w:p>
        </w:tc>
      </w:tr>
      <w:tr w:rsidR="00AA76D8" w:rsidRPr="00426A9C" w14:paraId="04A978FD" w14:textId="77777777" w:rsidTr="00023DA2">
        <w:trPr>
          <w:trHeight w:val="573"/>
        </w:trPr>
        <w:tc>
          <w:tcPr>
            <w:cnfStyle w:val="001000000000" w:firstRow="0" w:lastRow="0" w:firstColumn="1" w:lastColumn="0" w:oddVBand="0" w:evenVBand="0" w:oddHBand="0" w:evenHBand="0" w:firstRowFirstColumn="0" w:firstRowLastColumn="0" w:lastRowFirstColumn="0" w:lastRowLastColumn="0"/>
            <w:tcW w:w="5251" w:type="dxa"/>
          </w:tcPr>
          <w:p w14:paraId="7EB4851E" w14:textId="3783C0A6" w:rsidR="00AA76D8" w:rsidRPr="00426A9C" w:rsidRDefault="00872793" w:rsidP="00273AA3">
            <w:pPr>
              <w:pStyle w:val="BodyTextIndent"/>
              <w:spacing w:line="360" w:lineRule="auto"/>
              <w:ind w:left="0"/>
              <w:rPr>
                <w:b w:val="0"/>
                <w:bCs w:val="0"/>
                <w:sz w:val="28"/>
                <w:szCs w:val="28"/>
              </w:rPr>
            </w:pPr>
            <w:r w:rsidRPr="00426A9C">
              <w:rPr>
                <w:b w:val="0"/>
                <w:bCs w:val="0"/>
                <w:sz w:val="28"/>
                <w:szCs w:val="28"/>
              </w:rPr>
              <w:t>Testing R²</w:t>
            </w:r>
          </w:p>
        </w:tc>
        <w:tc>
          <w:tcPr>
            <w:tcW w:w="5251" w:type="dxa"/>
          </w:tcPr>
          <w:p w14:paraId="6E63C5D5" w14:textId="3A5B8C4A" w:rsidR="00AA76D8" w:rsidRPr="00426A9C" w:rsidRDefault="00222792"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0.8233</w:t>
            </w:r>
          </w:p>
        </w:tc>
      </w:tr>
      <w:tr w:rsidR="00AA76D8" w:rsidRPr="00426A9C" w14:paraId="519772D1" w14:textId="77777777" w:rsidTr="00023DA2">
        <w:trPr>
          <w:trHeight w:val="573"/>
        </w:trPr>
        <w:tc>
          <w:tcPr>
            <w:cnfStyle w:val="001000000000" w:firstRow="0" w:lastRow="0" w:firstColumn="1" w:lastColumn="0" w:oddVBand="0" w:evenVBand="0" w:oddHBand="0" w:evenHBand="0" w:firstRowFirstColumn="0" w:firstRowLastColumn="0" w:lastRowFirstColumn="0" w:lastRowLastColumn="0"/>
            <w:tcW w:w="5251" w:type="dxa"/>
          </w:tcPr>
          <w:p w14:paraId="74933815" w14:textId="444BE415" w:rsidR="00AA76D8" w:rsidRPr="00426A9C" w:rsidRDefault="00872793" w:rsidP="00273AA3">
            <w:pPr>
              <w:pStyle w:val="BodyTextIndent"/>
              <w:spacing w:line="360" w:lineRule="auto"/>
              <w:ind w:left="0"/>
              <w:rPr>
                <w:b w:val="0"/>
                <w:bCs w:val="0"/>
                <w:sz w:val="28"/>
                <w:szCs w:val="28"/>
              </w:rPr>
            </w:pPr>
            <w:r w:rsidRPr="00426A9C">
              <w:rPr>
                <w:b w:val="0"/>
                <w:bCs w:val="0"/>
                <w:sz w:val="28"/>
                <w:szCs w:val="28"/>
              </w:rPr>
              <w:t>MAE</w:t>
            </w:r>
          </w:p>
        </w:tc>
        <w:tc>
          <w:tcPr>
            <w:tcW w:w="5251" w:type="dxa"/>
          </w:tcPr>
          <w:p w14:paraId="4EDB63FB" w14:textId="0D7C32E3" w:rsidR="00AA76D8" w:rsidRPr="00426A9C" w:rsidRDefault="00222792"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28.57</w:t>
            </w:r>
          </w:p>
        </w:tc>
      </w:tr>
      <w:tr w:rsidR="00AA76D8" w:rsidRPr="00426A9C" w14:paraId="061D1EB3" w14:textId="77777777" w:rsidTr="00023DA2">
        <w:trPr>
          <w:trHeight w:val="573"/>
        </w:trPr>
        <w:tc>
          <w:tcPr>
            <w:cnfStyle w:val="001000000000" w:firstRow="0" w:lastRow="0" w:firstColumn="1" w:lastColumn="0" w:oddVBand="0" w:evenVBand="0" w:oddHBand="0" w:evenHBand="0" w:firstRowFirstColumn="0" w:firstRowLastColumn="0" w:lastRowFirstColumn="0" w:lastRowLastColumn="0"/>
            <w:tcW w:w="5251" w:type="dxa"/>
          </w:tcPr>
          <w:p w14:paraId="3A1CA593" w14:textId="33558C52" w:rsidR="00AA76D8" w:rsidRPr="00426A9C" w:rsidRDefault="00872793" w:rsidP="00273AA3">
            <w:pPr>
              <w:pStyle w:val="BodyTextIndent"/>
              <w:spacing w:line="360" w:lineRule="auto"/>
              <w:ind w:left="0"/>
              <w:rPr>
                <w:b w:val="0"/>
                <w:bCs w:val="0"/>
                <w:sz w:val="28"/>
                <w:szCs w:val="28"/>
              </w:rPr>
            </w:pPr>
            <w:r w:rsidRPr="00426A9C">
              <w:rPr>
                <w:b w:val="0"/>
                <w:bCs w:val="0"/>
                <w:sz w:val="28"/>
                <w:szCs w:val="28"/>
              </w:rPr>
              <w:t>Overfitting Gap</w:t>
            </w:r>
          </w:p>
        </w:tc>
        <w:tc>
          <w:tcPr>
            <w:tcW w:w="5251" w:type="dxa"/>
          </w:tcPr>
          <w:p w14:paraId="7808D696" w14:textId="3834747E" w:rsidR="00AA76D8" w:rsidRPr="00426A9C" w:rsidRDefault="008E416B"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0.0022</w:t>
            </w:r>
          </w:p>
        </w:tc>
      </w:tr>
      <w:tr w:rsidR="00872793" w:rsidRPr="00426A9C" w14:paraId="30412D3C" w14:textId="77777777" w:rsidTr="00023DA2">
        <w:trPr>
          <w:trHeight w:val="600"/>
        </w:trPr>
        <w:tc>
          <w:tcPr>
            <w:cnfStyle w:val="001000000000" w:firstRow="0" w:lastRow="0" w:firstColumn="1" w:lastColumn="0" w:oddVBand="0" w:evenVBand="0" w:oddHBand="0" w:evenHBand="0" w:firstRowFirstColumn="0" w:firstRowLastColumn="0" w:lastRowFirstColumn="0" w:lastRowLastColumn="0"/>
            <w:tcW w:w="5251" w:type="dxa"/>
          </w:tcPr>
          <w:p w14:paraId="264C83B5" w14:textId="7999FE95" w:rsidR="00872793" w:rsidRPr="00426A9C" w:rsidRDefault="006E0CEF" w:rsidP="00273AA3">
            <w:pPr>
              <w:pStyle w:val="BodyTextIndent"/>
              <w:spacing w:line="360" w:lineRule="auto"/>
              <w:ind w:left="0"/>
              <w:rPr>
                <w:b w:val="0"/>
                <w:bCs w:val="0"/>
                <w:sz w:val="28"/>
                <w:szCs w:val="28"/>
              </w:rPr>
            </w:pPr>
            <w:r w:rsidRPr="00426A9C">
              <w:rPr>
                <w:b w:val="0"/>
                <w:bCs w:val="0"/>
                <w:sz w:val="28"/>
                <w:szCs w:val="28"/>
              </w:rPr>
              <w:t>Cross-Validation</w:t>
            </w:r>
          </w:p>
        </w:tc>
        <w:tc>
          <w:tcPr>
            <w:tcW w:w="5251" w:type="dxa"/>
          </w:tcPr>
          <w:p w14:paraId="60657B89" w14:textId="1A40F347" w:rsidR="00872793" w:rsidRPr="00426A9C" w:rsidRDefault="000F14F0" w:rsidP="00273AA3">
            <w:pPr>
              <w:pStyle w:val="BodyTextIndent"/>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rPr>
            </w:pPr>
            <w:r w:rsidRPr="00426A9C">
              <w:rPr>
                <w:sz w:val="28"/>
                <w:szCs w:val="28"/>
              </w:rPr>
              <w:t xml:space="preserve">5-fold </w:t>
            </w:r>
            <w:proofErr w:type="spellStart"/>
            <w:r w:rsidRPr="00426A9C">
              <w:rPr>
                <w:sz w:val="28"/>
                <w:szCs w:val="28"/>
              </w:rPr>
              <w:t>KFold</w:t>
            </w:r>
            <w:proofErr w:type="spellEnd"/>
            <w:r w:rsidRPr="00426A9C">
              <w:rPr>
                <w:sz w:val="28"/>
                <w:szCs w:val="28"/>
              </w:rPr>
              <w:t>.</w:t>
            </w:r>
          </w:p>
        </w:tc>
      </w:tr>
    </w:tbl>
    <w:p w14:paraId="0FEC275F" w14:textId="77777777" w:rsidR="00AA76D8" w:rsidRPr="00023DA2" w:rsidRDefault="00AA76D8" w:rsidP="00273AA3">
      <w:pPr>
        <w:pStyle w:val="BodyTextIndent"/>
        <w:spacing w:line="360" w:lineRule="auto"/>
        <w:rPr>
          <w:b/>
          <w:bCs/>
          <w:sz w:val="24"/>
          <w:szCs w:val="24"/>
        </w:rPr>
      </w:pPr>
    </w:p>
    <w:sectPr w:rsidR="00AA76D8" w:rsidRPr="00023DA2" w:rsidSect="00F4539A">
      <w:headerReference w:type="default" r:id="rId41"/>
      <w:footerReference w:type="default" r:id="rId42"/>
      <w:pgSz w:w="11906" w:h="16838"/>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EFF16" w14:textId="77777777" w:rsidR="006E70C9" w:rsidRDefault="006E70C9" w:rsidP="00F4539A">
      <w:pPr>
        <w:spacing w:after="0" w:line="240" w:lineRule="auto"/>
      </w:pPr>
      <w:r>
        <w:separator/>
      </w:r>
    </w:p>
  </w:endnote>
  <w:endnote w:type="continuationSeparator" w:id="0">
    <w:p w14:paraId="6E7BF62D" w14:textId="77777777" w:rsidR="006E70C9" w:rsidRDefault="006E70C9" w:rsidP="00F45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943"/>
      <w:gridCol w:w="523"/>
    </w:tblGrid>
    <w:tr w:rsidR="00F4539A" w14:paraId="045814BD" w14:textId="77777777">
      <w:trPr>
        <w:jc w:val="right"/>
      </w:trPr>
      <w:tc>
        <w:tcPr>
          <w:tcW w:w="4795" w:type="dxa"/>
          <w:vAlign w:val="center"/>
        </w:tcPr>
        <w:p w14:paraId="40089233" w14:textId="0D52AA40" w:rsidR="00F4539A" w:rsidRPr="00F4539A" w:rsidRDefault="00F4539A" w:rsidP="00F4539A">
          <w:pPr>
            <w:pStyle w:val="Header"/>
            <w:rPr>
              <w:caps/>
              <w:color w:val="000000" w:themeColor="text1"/>
              <w:sz w:val="24"/>
              <w:szCs w:val="24"/>
            </w:rPr>
          </w:pPr>
          <w:r w:rsidRPr="00F4539A">
            <w:rPr>
              <w:caps/>
              <w:color w:val="000000" w:themeColor="text1"/>
              <w:sz w:val="24"/>
              <w:szCs w:val="24"/>
            </w:rPr>
            <w:t>YENEPOYA|pROJECT 2026</w:t>
          </w:r>
        </w:p>
      </w:tc>
      <w:tc>
        <w:tcPr>
          <w:tcW w:w="250" w:type="pct"/>
          <w:shd w:val="clear" w:color="auto" w:fill="ED7D31" w:themeFill="accent2"/>
          <w:vAlign w:val="center"/>
        </w:tcPr>
        <w:p w14:paraId="23DD8585" w14:textId="77777777" w:rsidR="00F4539A" w:rsidRDefault="00F4539A">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AB048E5" w14:textId="77777777" w:rsidR="00F4539A" w:rsidRDefault="00F45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DE6A4" w14:textId="77777777" w:rsidR="006E70C9" w:rsidRDefault="006E70C9" w:rsidP="00F4539A">
      <w:pPr>
        <w:spacing w:after="0" w:line="240" w:lineRule="auto"/>
      </w:pPr>
      <w:r>
        <w:separator/>
      </w:r>
    </w:p>
  </w:footnote>
  <w:footnote w:type="continuationSeparator" w:id="0">
    <w:p w14:paraId="76DB054A" w14:textId="77777777" w:rsidR="006E70C9" w:rsidRDefault="006E70C9" w:rsidP="00F45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0C8E" w14:textId="0A9824D9" w:rsidR="00F4539A" w:rsidRDefault="00F4539A">
    <w:pPr>
      <w:pStyle w:val="Header"/>
    </w:pPr>
    <w:r w:rsidRPr="00F4539A">
      <w:rPr>
        <w:noProof/>
      </w:rPr>
      <w:drawing>
        <wp:inline distT="0" distB="0" distL="0" distR="0" wp14:anchorId="0D66D9F3" wp14:editId="652D3467">
          <wp:extent cx="6645910" cy="571500"/>
          <wp:effectExtent l="0" t="0" r="2540" b="0"/>
          <wp:docPr id="89850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571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E12"/>
    <w:multiLevelType w:val="multilevel"/>
    <w:tmpl w:val="87E84B48"/>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5926080"/>
    <w:multiLevelType w:val="hybridMultilevel"/>
    <w:tmpl w:val="A3C64E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371E05"/>
    <w:multiLevelType w:val="hybridMultilevel"/>
    <w:tmpl w:val="D9923186"/>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 w15:restartNumberingAfterBreak="0">
    <w:nsid w:val="06E95020"/>
    <w:multiLevelType w:val="hybridMultilevel"/>
    <w:tmpl w:val="66B0E46E"/>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 w15:restartNumberingAfterBreak="0">
    <w:nsid w:val="072679B2"/>
    <w:multiLevelType w:val="multilevel"/>
    <w:tmpl w:val="C52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405EA"/>
    <w:multiLevelType w:val="hybridMultilevel"/>
    <w:tmpl w:val="FF060C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32C3D8E"/>
    <w:multiLevelType w:val="hybridMultilevel"/>
    <w:tmpl w:val="84FC342E"/>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7" w15:restartNumberingAfterBreak="0">
    <w:nsid w:val="13F37FEC"/>
    <w:multiLevelType w:val="multilevel"/>
    <w:tmpl w:val="921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373A8"/>
    <w:multiLevelType w:val="multilevel"/>
    <w:tmpl w:val="6DA6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E1C01"/>
    <w:multiLevelType w:val="hybridMultilevel"/>
    <w:tmpl w:val="212E29C8"/>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0" w15:restartNumberingAfterBreak="0">
    <w:nsid w:val="1BC4554F"/>
    <w:multiLevelType w:val="multilevel"/>
    <w:tmpl w:val="87E84B48"/>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1D157269"/>
    <w:multiLevelType w:val="multilevel"/>
    <w:tmpl w:val="DE8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80017"/>
    <w:multiLevelType w:val="hybridMultilevel"/>
    <w:tmpl w:val="59440D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8364A63"/>
    <w:multiLevelType w:val="hybridMultilevel"/>
    <w:tmpl w:val="E14826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90A2FEC"/>
    <w:multiLevelType w:val="hybridMultilevel"/>
    <w:tmpl w:val="5EE29F44"/>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5" w15:restartNumberingAfterBreak="0">
    <w:nsid w:val="29F12E13"/>
    <w:multiLevelType w:val="hybridMultilevel"/>
    <w:tmpl w:val="981A916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6" w15:restartNumberingAfterBreak="0">
    <w:nsid w:val="2B906383"/>
    <w:multiLevelType w:val="multilevel"/>
    <w:tmpl w:val="C504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1006C"/>
    <w:multiLevelType w:val="multilevel"/>
    <w:tmpl w:val="87E84B48"/>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2DA3702A"/>
    <w:multiLevelType w:val="hybridMultilevel"/>
    <w:tmpl w:val="B4BE647E"/>
    <w:lvl w:ilvl="0" w:tplc="40090005">
      <w:start w:val="1"/>
      <w:numFmt w:val="bullet"/>
      <w:lvlText w:val=""/>
      <w:lvlJc w:val="left"/>
      <w:pPr>
        <w:ind w:left="777" w:hanging="360"/>
      </w:pPr>
      <w:rPr>
        <w:rFonts w:ascii="Wingdings" w:hAnsi="Wingdings"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19" w15:restartNumberingAfterBreak="0">
    <w:nsid w:val="2FDA70E9"/>
    <w:multiLevelType w:val="hybridMultilevel"/>
    <w:tmpl w:val="DB1AEF38"/>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0" w15:restartNumberingAfterBreak="0">
    <w:nsid w:val="33296353"/>
    <w:multiLevelType w:val="multilevel"/>
    <w:tmpl w:val="8286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53673"/>
    <w:multiLevelType w:val="hybridMultilevel"/>
    <w:tmpl w:val="3B1069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A825165"/>
    <w:multiLevelType w:val="hybridMultilevel"/>
    <w:tmpl w:val="B2FE6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B3A6B6A"/>
    <w:multiLevelType w:val="hybridMultilevel"/>
    <w:tmpl w:val="9EE685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BF19BC"/>
    <w:multiLevelType w:val="hybridMultilevel"/>
    <w:tmpl w:val="07BE3D68"/>
    <w:lvl w:ilvl="0" w:tplc="40090005">
      <w:start w:val="1"/>
      <w:numFmt w:val="bullet"/>
      <w:lvlText w:val=""/>
      <w:lvlJc w:val="left"/>
      <w:pPr>
        <w:ind w:left="777" w:hanging="360"/>
      </w:pPr>
      <w:rPr>
        <w:rFonts w:ascii="Wingdings" w:hAnsi="Wingdings"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5" w15:restartNumberingAfterBreak="0">
    <w:nsid w:val="40177353"/>
    <w:multiLevelType w:val="hybridMultilevel"/>
    <w:tmpl w:val="202472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47A456A"/>
    <w:multiLevelType w:val="hybridMultilevel"/>
    <w:tmpl w:val="75F0E2AE"/>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7" w15:restartNumberingAfterBreak="0">
    <w:nsid w:val="4E6428E0"/>
    <w:multiLevelType w:val="hybridMultilevel"/>
    <w:tmpl w:val="B240C9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EBC58B9"/>
    <w:multiLevelType w:val="hybridMultilevel"/>
    <w:tmpl w:val="0FEC440C"/>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9" w15:restartNumberingAfterBreak="0">
    <w:nsid w:val="557815DE"/>
    <w:multiLevelType w:val="hybridMultilevel"/>
    <w:tmpl w:val="3DCC2916"/>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0" w15:restartNumberingAfterBreak="0">
    <w:nsid w:val="55C12200"/>
    <w:multiLevelType w:val="hybridMultilevel"/>
    <w:tmpl w:val="2AA44F4E"/>
    <w:lvl w:ilvl="0" w:tplc="40090001">
      <w:start w:val="1"/>
      <w:numFmt w:val="bullet"/>
      <w:lvlText w:val=""/>
      <w:lvlJc w:val="left"/>
      <w:pPr>
        <w:ind w:left="777" w:hanging="360"/>
      </w:pPr>
      <w:rPr>
        <w:rFonts w:ascii="Symbol" w:hAnsi="Symbol"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31" w15:restartNumberingAfterBreak="0">
    <w:nsid w:val="59DA4DDD"/>
    <w:multiLevelType w:val="multilevel"/>
    <w:tmpl w:val="87E84B48"/>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A717CF0"/>
    <w:multiLevelType w:val="hybridMultilevel"/>
    <w:tmpl w:val="C5084E10"/>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3" w15:restartNumberingAfterBreak="0">
    <w:nsid w:val="5A827FA8"/>
    <w:multiLevelType w:val="hybridMultilevel"/>
    <w:tmpl w:val="5F2225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B726BE8"/>
    <w:multiLevelType w:val="hybridMultilevel"/>
    <w:tmpl w:val="C3343810"/>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5" w15:restartNumberingAfterBreak="0">
    <w:nsid w:val="648C0CDB"/>
    <w:multiLevelType w:val="hybridMultilevel"/>
    <w:tmpl w:val="3F4CC3EE"/>
    <w:lvl w:ilvl="0" w:tplc="4009000F">
      <w:start w:val="1"/>
      <w:numFmt w:val="decimal"/>
      <w:lvlText w:val="%1."/>
      <w:lvlJc w:val="left"/>
      <w:pPr>
        <w:ind w:left="777" w:hanging="360"/>
      </w:pPr>
      <w:rPr>
        <w:rFonts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36" w15:restartNumberingAfterBreak="0">
    <w:nsid w:val="661A2D82"/>
    <w:multiLevelType w:val="hybridMultilevel"/>
    <w:tmpl w:val="32E8740C"/>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7" w15:restartNumberingAfterBreak="0">
    <w:nsid w:val="671E320E"/>
    <w:multiLevelType w:val="multilevel"/>
    <w:tmpl w:val="237E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A52FC"/>
    <w:multiLevelType w:val="hybridMultilevel"/>
    <w:tmpl w:val="968C2686"/>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9" w15:restartNumberingAfterBreak="0">
    <w:nsid w:val="699E1031"/>
    <w:multiLevelType w:val="multilevel"/>
    <w:tmpl w:val="9EEA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36BC8"/>
    <w:multiLevelType w:val="hybridMultilevel"/>
    <w:tmpl w:val="3B9087C6"/>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1" w15:restartNumberingAfterBreak="0">
    <w:nsid w:val="6BAD0B8C"/>
    <w:multiLevelType w:val="multilevel"/>
    <w:tmpl w:val="579C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7A51C2"/>
    <w:multiLevelType w:val="multilevel"/>
    <w:tmpl w:val="AC4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A5190"/>
    <w:multiLevelType w:val="multilevel"/>
    <w:tmpl w:val="87E84B48"/>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4" w15:restartNumberingAfterBreak="0">
    <w:nsid w:val="74CE607C"/>
    <w:multiLevelType w:val="multilevel"/>
    <w:tmpl w:val="764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9F6FA7"/>
    <w:multiLevelType w:val="hybridMultilevel"/>
    <w:tmpl w:val="3E106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3760708">
    <w:abstractNumId w:val="0"/>
  </w:num>
  <w:num w:numId="2" w16cid:durableId="1199778223">
    <w:abstractNumId w:val="8"/>
  </w:num>
  <w:num w:numId="3" w16cid:durableId="619381327">
    <w:abstractNumId w:val="43"/>
  </w:num>
  <w:num w:numId="4" w16cid:durableId="293364654">
    <w:abstractNumId w:val="31"/>
  </w:num>
  <w:num w:numId="5" w16cid:durableId="607126545">
    <w:abstractNumId w:val="17"/>
  </w:num>
  <w:num w:numId="6" w16cid:durableId="1921405157">
    <w:abstractNumId w:val="10"/>
  </w:num>
  <w:num w:numId="7" w16cid:durableId="1177892235">
    <w:abstractNumId w:val="27"/>
  </w:num>
  <w:num w:numId="8" w16cid:durableId="881751390">
    <w:abstractNumId w:val="11"/>
  </w:num>
  <w:num w:numId="9" w16cid:durableId="207910944">
    <w:abstractNumId w:val="13"/>
  </w:num>
  <w:num w:numId="10" w16cid:durableId="1379011857">
    <w:abstractNumId w:val="40"/>
  </w:num>
  <w:num w:numId="11" w16cid:durableId="911961774">
    <w:abstractNumId w:val="38"/>
  </w:num>
  <w:num w:numId="12" w16cid:durableId="1860923491">
    <w:abstractNumId w:val="41"/>
  </w:num>
  <w:num w:numId="13" w16cid:durableId="1334189659">
    <w:abstractNumId w:val="19"/>
  </w:num>
  <w:num w:numId="14" w16cid:durableId="23946237">
    <w:abstractNumId w:val="16"/>
  </w:num>
  <w:num w:numId="15" w16cid:durableId="2085029148">
    <w:abstractNumId w:val="21"/>
  </w:num>
  <w:num w:numId="16" w16cid:durableId="185947949">
    <w:abstractNumId w:val="14"/>
  </w:num>
  <w:num w:numId="17" w16cid:durableId="1060206762">
    <w:abstractNumId w:val="39"/>
  </w:num>
  <w:num w:numId="18" w16cid:durableId="563610912">
    <w:abstractNumId w:val="25"/>
  </w:num>
  <w:num w:numId="19" w16cid:durableId="1565725792">
    <w:abstractNumId w:val="37"/>
  </w:num>
  <w:num w:numId="20" w16cid:durableId="1148746999">
    <w:abstractNumId w:val="33"/>
  </w:num>
  <w:num w:numId="21" w16cid:durableId="481506412">
    <w:abstractNumId w:val="44"/>
  </w:num>
  <w:num w:numId="22" w16cid:durableId="1637566910">
    <w:abstractNumId w:val="22"/>
  </w:num>
  <w:num w:numId="23" w16cid:durableId="1487739680">
    <w:abstractNumId w:val="28"/>
  </w:num>
  <w:num w:numId="24" w16cid:durableId="176236896">
    <w:abstractNumId w:val="7"/>
  </w:num>
  <w:num w:numId="25" w16cid:durableId="1390811307">
    <w:abstractNumId w:val="1"/>
  </w:num>
  <w:num w:numId="26" w16cid:durableId="306790222">
    <w:abstractNumId w:val="20"/>
  </w:num>
  <w:num w:numId="27" w16cid:durableId="899024219">
    <w:abstractNumId w:val="5"/>
  </w:num>
  <w:num w:numId="28" w16cid:durableId="765804307">
    <w:abstractNumId w:val="4"/>
  </w:num>
  <w:num w:numId="29" w16cid:durableId="642853694">
    <w:abstractNumId w:val="12"/>
  </w:num>
  <w:num w:numId="30" w16cid:durableId="1250306486">
    <w:abstractNumId w:val="32"/>
  </w:num>
  <w:num w:numId="31" w16cid:durableId="966862423">
    <w:abstractNumId w:val="2"/>
  </w:num>
  <w:num w:numId="32" w16cid:durableId="265308441">
    <w:abstractNumId w:val="6"/>
  </w:num>
  <w:num w:numId="33" w16cid:durableId="459690818">
    <w:abstractNumId w:val="26"/>
  </w:num>
  <w:num w:numId="34" w16cid:durableId="893392336">
    <w:abstractNumId w:val="45"/>
  </w:num>
  <w:num w:numId="35" w16cid:durableId="1600486145">
    <w:abstractNumId w:val="15"/>
  </w:num>
  <w:num w:numId="36" w16cid:durableId="1654487490">
    <w:abstractNumId w:val="36"/>
  </w:num>
  <w:num w:numId="37" w16cid:durableId="318313362">
    <w:abstractNumId w:val="3"/>
  </w:num>
  <w:num w:numId="38" w16cid:durableId="549848887">
    <w:abstractNumId w:val="42"/>
  </w:num>
  <w:num w:numId="39" w16cid:durableId="1900358540">
    <w:abstractNumId w:val="34"/>
  </w:num>
  <w:num w:numId="40" w16cid:durableId="1871870255">
    <w:abstractNumId w:val="29"/>
  </w:num>
  <w:num w:numId="41" w16cid:durableId="1402485680">
    <w:abstractNumId w:val="9"/>
  </w:num>
  <w:num w:numId="42" w16cid:durableId="1559703723">
    <w:abstractNumId w:val="18"/>
  </w:num>
  <w:num w:numId="43" w16cid:durableId="342824211">
    <w:abstractNumId w:val="24"/>
  </w:num>
  <w:num w:numId="44" w16cid:durableId="122965497">
    <w:abstractNumId w:val="30"/>
  </w:num>
  <w:num w:numId="45" w16cid:durableId="1486582849">
    <w:abstractNumId w:val="35"/>
  </w:num>
  <w:num w:numId="46" w16cid:durableId="10666105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9A"/>
    <w:rsid w:val="00013B1D"/>
    <w:rsid w:val="00020875"/>
    <w:rsid w:val="00023DA2"/>
    <w:rsid w:val="000328E2"/>
    <w:rsid w:val="00036902"/>
    <w:rsid w:val="00040EB9"/>
    <w:rsid w:val="0005071F"/>
    <w:rsid w:val="000569D0"/>
    <w:rsid w:val="00057570"/>
    <w:rsid w:val="00070C39"/>
    <w:rsid w:val="000760E3"/>
    <w:rsid w:val="00095644"/>
    <w:rsid w:val="00097E65"/>
    <w:rsid w:val="000A6364"/>
    <w:rsid w:val="000B704F"/>
    <w:rsid w:val="000C1EA2"/>
    <w:rsid w:val="000D1D21"/>
    <w:rsid w:val="000D1D69"/>
    <w:rsid w:val="000D5D59"/>
    <w:rsid w:val="000D7F4C"/>
    <w:rsid w:val="000E6AD4"/>
    <w:rsid w:val="000F14F0"/>
    <w:rsid w:val="000F56CC"/>
    <w:rsid w:val="00102393"/>
    <w:rsid w:val="001069C0"/>
    <w:rsid w:val="0011105F"/>
    <w:rsid w:val="0013476D"/>
    <w:rsid w:val="00141CC9"/>
    <w:rsid w:val="001702AD"/>
    <w:rsid w:val="00175900"/>
    <w:rsid w:val="00176F8E"/>
    <w:rsid w:val="00190A95"/>
    <w:rsid w:val="001928C2"/>
    <w:rsid w:val="001A0AE1"/>
    <w:rsid w:val="001A2C83"/>
    <w:rsid w:val="001C2C31"/>
    <w:rsid w:val="001C57D6"/>
    <w:rsid w:val="001D36DE"/>
    <w:rsid w:val="001D7F19"/>
    <w:rsid w:val="001E4C62"/>
    <w:rsid w:val="002016BE"/>
    <w:rsid w:val="0020221A"/>
    <w:rsid w:val="00204A3E"/>
    <w:rsid w:val="00222792"/>
    <w:rsid w:val="00227D66"/>
    <w:rsid w:val="002314CC"/>
    <w:rsid w:val="00233088"/>
    <w:rsid w:val="002330E1"/>
    <w:rsid w:val="00240365"/>
    <w:rsid w:val="00252F27"/>
    <w:rsid w:val="00255C6C"/>
    <w:rsid w:val="00261669"/>
    <w:rsid w:val="00263777"/>
    <w:rsid w:val="00264F7D"/>
    <w:rsid w:val="00273AA3"/>
    <w:rsid w:val="002A119F"/>
    <w:rsid w:val="002C0ED3"/>
    <w:rsid w:val="002C7284"/>
    <w:rsid w:val="002D3215"/>
    <w:rsid w:val="002E4818"/>
    <w:rsid w:val="002E48C5"/>
    <w:rsid w:val="002E7BD0"/>
    <w:rsid w:val="002F20A1"/>
    <w:rsid w:val="0030550D"/>
    <w:rsid w:val="00324D56"/>
    <w:rsid w:val="003432A5"/>
    <w:rsid w:val="003527A4"/>
    <w:rsid w:val="00353AB6"/>
    <w:rsid w:val="00355859"/>
    <w:rsid w:val="003644D3"/>
    <w:rsid w:val="003701FF"/>
    <w:rsid w:val="00380AF7"/>
    <w:rsid w:val="00382642"/>
    <w:rsid w:val="003830B3"/>
    <w:rsid w:val="0038328B"/>
    <w:rsid w:val="00393909"/>
    <w:rsid w:val="003E315C"/>
    <w:rsid w:val="003F0744"/>
    <w:rsid w:val="003F2059"/>
    <w:rsid w:val="003F45F8"/>
    <w:rsid w:val="004043C2"/>
    <w:rsid w:val="00426A9C"/>
    <w:rsid w:val="0043463D"/>
    <w:rsid w:val="004642DC"/>
    <w:rsid w:val="004655CF"/>
    <w:rsid w:val="0046764C"/>
    <w:rsid w:val="004914DC"/>
    <w:rsid w:val="00492823"/>
    <w:rsid w:val="004D1324"/>
    <w:rsid w:val="004F13D6"/>
    <w:rsid w:val="004F5E88"/>
    <w:rsid w:val="0054093A"/>
    <w:rsid w:val="00541767"/>
    <w:rsid w:val="00542C20"/>
    <w:rsid w:val="00546390"/>
    <w:rsid w:val="005616A8"/>
    <w:rsid w:val="0056294D"/>
    <w:rsid w:val="00566DE4"/>
    <w:rsid w:val="0059021E"/>
    <w:rsid w:val="00595C72"/>
    <w:rsid w:val="005A0E77"/>
    <w:rsid w:val="005B092E"/>
    <w:rsid w:val="005B3712"/>
    <w:rsid w:val="005C0100"/>
    <w:rsid w:val="00616E14"/>
    <w:rsid w:val="00617B65"/>
    <w:rsid w:val="0064107A"/>
    <w:rsid w:val="006573B3"/>
    <w:rsid w:val="006653F1"/>
    <w:rsid w:val="00667546"/>
    <w:rsid w:val="00683183"/>
    <w:rsid w:val="006974DC"/>
    <w:rsid w:val="006A6401"/>
    <w:rsid w:val="006C70C6"/>
    <w:rsid w:val="006C7429"/>
    <w:rsid w:val="006D215B"/>
    <w:rsid w:val="006D4FC7"/>
    <w:rsid w:val="006D7AD8"/>
    <w:rsid w:val="006E0CEF"/>
    <w:rsid w:val="006E70C9"/>
    <w:rsid w:val="007014DD"/>
    <w:rsid w:val="00702E1D"/>
    <w:rsid w:val="00715187"/>
    <w:rsid w:val="00717F43"/>
    <w:rsid w:val="00727957"/>
    <w:rsid w:val="007347B5"/>
    <w:rsid w:val="00745714"/>
    <w:rsid w:val="00764FFC"/>
    <w:rsid w:val="00781051"/>
    <w:rsid w:val="007A00DC"/>
    <w:rsid w:val="007B7622"/>
    <w:rsid w:val="007D5E13"/>
    <w:rsid w:val="007E0D2B"/>
    <w:rsid w:val="007F55D6"/>
    <w:rsid w:val="00803F4C"/>
    <w:rsid w:val="0081031D"/>
    <w:rsid w:val="00827541"/>
    <w:rsid w:val="00853445"/>
    <w:rsid w:val="008571B6"/>
    <w:rsid w:val="00860457"/>
    <w:rsid w:val="00862D0C"/>
    <w:rsid w:val="00872793"/>
    <w:rsid w:val="008846CD"/>
    <w:rsid w:val="0088662F"/>
    <w:rsid w:val="00894EE7"/>
    <w:rsid w:val="00896062"/>
    <w:rsid w:val="008B5513"/>
    <w:rsid w:val="008B682E"/>
    <w:rsid w:val="008D4AA7"/>
    <w:rsid w:val="008E1398"/>
    <w:rsid w:val="008E416B"/>
    <w:rsid w:val="00903C0D"/>
    <w:rsid w:val="00951064"/>
    <w:rsid w:val="009755B9"/>
    <w:rsid w:val="00976D3A"/>
    <w:rsid w:val="00981827"/>
    <w:rsid w:val="009864A4"/>
    <w:rsid w:val="009870C6"/>
    <w:rsid w:val="00987CD0"/>
    <w:rsid w:val="009A22B0"/>
    <w:rsid w:val="009B1B84"/>
    <w:rsid w:val="009B2ABC"/>
    <w:rsid w:val="009C363E"/>
    <w:rsid w:val="009E2BE8"/>
    <w:rsid w:val="009F7871"/>
    <w:rsid w:val="00A21569"/>
    <w:rsid w:val="00A27FD1"/>
    <w:rsid w:val="00A4380F"/>
    <w:rsid w:val="00A451A2"/>
    <w:rsid w:val="00A6631E"/>
    <w:rsid w:val="00A7306E"/>
    <w:rsid w:val="00A8328E"/>
    <w:rsid w:val="00AA06F7"/>
    <w:rsid w:val="00AA76D8"/>
    <w:rsid w:val="00AB001A"/>
    <w:rsid w:val="00AC3A6A"/>
    <w:rsid w:val="00AD62FC"/>
    <w:rsid w:val="00AE50E3"/>
    <w:rsid w:val="00B05C4C"/>
    <w:rsid w:val="00B07BCD"/>
    <w:rsid w:val="00B20A23"/>
    <w:rsid w:val="00B223C7"/>
    <w:rsid w:val="00B624EB"/>
    <w:rsid w:val="00B6366A"/>
    <w:rsid w:val="00B7538E"/>
    <w:rsid w:val="00B75E5D"/>
    <w:rsid w:val="00B80231"/>
    <w:rsid w:val="00BA2E2C"/>
    <w:rsid w:val="00BD5F5A"/>
    <w:rsid w:val="00BF154F"/>
    <w:rsid w:val="00BF7A47"/>
    <w:rsid w:val="00C159B7"/>
    <w:rsid w:val="00C26584"/>
    <w:rsid w:val="00C33EF1"/>
    <w:rsid w:val="00C363DA"/>
    <w:rsid w:val="00C55143"/>
    <w:rsid w:val="00C60DD2"/>
    <w:rsid w:val="00C615E0"/>
    <w:rsid w:val="00C9672A"/>
    <w:rsid w:val="00CB74DC"/>
    <w:rsid w:val="00CC23C4"/>
    <w:rsid w:val="00CD3913"/>
    <w:rsid w:val="00CF2305"/>
    <w:rsid w:val="00D12ED3"/>
    <w:rsid w:val="00D135C3"/>
    <w:rsid w:val="00D2576A"/>
    <w:rsid w:val="00D33415"/>
    <w:rsid w:val="00D57959"/>
    <w:rsid w:val="00D6015A"/>
    <w:rsid w:val="00D62553"/>
    <w:rsid w:val="00D65301"/>
    <w:rsid w:val="00D8166E"/>
    <w:rsid w:val="00D90465"/>
    <w:rsid w:val="00DB4CBB"/>
    <w:rsid w:val="00DC2750"/>
    <w:rsid w:val="00DC4FAF"/>
    <w:rsid w:val="00DC5E27"/>
    <w:rsid w:val="00DD4A7C"/>
    <w:rsid w:val="00DE0991"/>
    <w:rsid w:val="00DF2514"/>
    <w:rsid w:val="00DF596B"/>
    <w:rsid w:val="00E25E41"/>
    <w:rsid w:val="00E55645"/>
    <w:rsid w:val="00E63D1D"/>
    <w:rsid w:val="00E679FF"/>
    <w:rsid w:val="00E97D19"/>
    <w:rsid w:val="00EA19F6"/>
    <w:rsid w:val="00EB1936"/>
    <w:rsid w:val="00EB54DB"/>
    <w:rsid w:val="00EC0771"/>
    <w:rsid w:val="00ED38C5"/>
    <w:rsid w:val="00ED4666"/>
    <w:rsid w:val="00ED75D8"/>
    <w:rsid w:val="00EE56DD"/>
    <w:rsid w:val="00F06373"/>
    <w:rsid w:val="00F06C10"/>
    <w:rsid w:val="00F13350"/>
    <w:rsid w:val="00F15D6E"/>
    <w:rsid w:val="00F213F7"/>
    <w:rsid w:val="00F313D4"/>
    <w:rsid w:val="00F4007C"/>
    <w:rsid w:val="00F4539A"/>
    <w:rsid w:val="00F70A40"/>
    <w:rsid w:val="00FB5156"/>
    <w:rsid w:val="00FC03E9"/>
    <w:rsid w:val="00FC14CF"/>
    <w:rsid w:val="00FC65D4"/>
    <w:rsid w:val="00FC7AD9"/>
    <w:rsid w:val="00FD1E17"/>
    <w:rsid w:val="00FF3665"/>
    <w:rsid w:val="00FF6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B3C40"/>
  <w15:chartTrackingRefBased/>
  <w15:docId w15:val="{9061B930-5221-4F01-8043-63459B549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3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53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53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53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53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5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3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53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53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53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53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5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39A"/>
    <w:rPr>
      <w:rFonts w:eastAsiaTheme="majorEastAsia" w:cstheme="majorBidi"/>
      <w:color w:val="272727" w:themeColor="text1" w:themeTint="D8"/>
    </w:rPr>
  </w:style>
  <w:style w:type="paragraph" w:styleId="Title">
    <w:name w:val="Title"/>
    <w:basedOn w:val="Normal"/>
    <w:next w:val="Normal"/>
    <w:link w:val="TitleChar"/>
    <w:uiPriority w:val="10"/>
    <w:qFormat/>
    <w:rsid w:val="00F45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39A"/>
    <w:pPr>
      <w:spacing w:before="160"/>
      <w:jc w:val="center"/>
    </w:pPr>
    <w:rPr>
      <w:i/>
      <w:iCs/>
      <w:color w:val="404040" w:themeColor="text1" w:themeTint="BF"/>
    </w:rPr>
  </w:style>
  <w:style w:type="character" w:customStyle="1" w:styleId="QuoteChar">
    <w:name w:val="Quote Char"/>
    <w:basedOn w:val="DefaultParagraphFont"/>
    <w:link w:val="Quote"/>
    <w:uiPriority w:val="29"/>
    <w:rsid w:val="00F4539A"/>
    <w:rPr>
      <w:i/>
      <w:iCs/>
      <w:color w:val="404040" w:themeColor="text1" w:themeTint="BF"/>
    </w:rPr>
  </w:style>
  <w:style w:type="paragraph" w:styleId="ListParagraph">
    <w:name w:val="List Paragraph"/>
    <w:basedOn w:val="Normal"/>
    <w:uiPriority w:val="34"/>
    <w:qFormat/>
    <w:rsid w:val="00F4539A"/>
    <w:pPr>
      <w:ind w:left="720"/>
      <w:contextualSpacing/>
    </w:pPr>
  </w:style>
  <w:style w:type="character" w:styleId="IntenseEmphasis">
    <w:name w:val="Intense Emphasis"/>
    <w:basedOn w:val="DefaultParagraphFont"/>
    <w:uiPriority w:val="21"/>
    <w:qFormat/>
    <w:rsid w:val="00F4539A"/>
    <w:rPr>
      <w:i/>
      <w:iCs/>
      <w:color w:val="2F5496" w:themeColor="accent1" w:themeShade="BF"/>
    </w:rPr>
  </w:style>
  <w:style w:type="paragraph" w:styleId="IntenseQuote">
    <w:name w:val="Intense Quote"/>
    <w:basedOn w:val="Normal"/>
    <w:next w:val="Normal"/>
    <w:link w:val="IntenseQuoteChar"/>
    <w:uiPriority w:val="30"/>
    <w:qFormat/>
    <w:rsid w:val="00F453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39A"/>
    <w:rPr>
      <w:i/>
      <w:iCs/>
      <w:color w:val="2F5496" w:themeColor="accent1" w:themeShade="BF"/>
    </w:rPr>
  </w:style>
  <w:style w:type="character" w:styleId="IntenseReference">
    <w:name w:val="Intense Reference"/>
    <w:basedOn w:val="DefaultParagraphFont"/>
    <w:uiPriority w:val="32"/>
    <w:qFormat/>
    <w:rsid w:val="00F4539A"/>
    <w:rPr>
      <w:b/>
      <w:bCs/>
      <w:smallCaps/>
      <w:color w:val="2F5496" w:themeColor="accent1" w:themeShade="BF"/>
      <w:spacing w:val="5"/>
    </w:rPr>
  </w:style>
  <w:style w:type="paragraph" w:styleId="Header">
    <w:name w:val="header"/>
    <w:basedOn w:val="Normal"/>
    <w:link w:val="HeaderChar"/>
    <w:uiPriority w:val="99"/>
    <w:unhideWhenUsed/>
    <w:rsid w:val="00F453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539A"/>
  </w:style>
  <w:style w:type="paragraph" w:styleId="Footer">
    <w:name w:val="footer"/>
    <w:basedOn w:val="Normal"/>
    <w:link w:val="FooterChar"/>
    <w:uiPriority w:val="99"/>
    <w:unhideWhenUsed/>
    <w:rsid w:val="00F453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539A"/>
  </w:style>
  <w:style w:type="paragraph" w:styleId="BodyText">
    <w:name w:val="Body Text"/>
    <w:basedOn w:val="Normal"/>
    <w:link w:val="BodyTextChar"/>
    <w:uiPriority w:val="99"/>
    <w:unhideWhenUsed/>
    <w:rsid w:val="00057570"/>
    <w:pPr>
      <w:spacing w:after="240"/>
      <w:jc w:val="center"/>
    </w:pPr>
    <w:rPr>
      <w:rFonts w:ascii="Times New Roman" w:hAnsi="Times New Roman" w:cs="Times New Roman"/>
      <w:b/>
      <w:bCs/>
      <w:sz w:val="40"/>
      <w:szCs w:val="40"/>
    </w:rPr>
  </w:style>
  <w:style w:type="character" w:customStyle="1" w:styleId="BodyTextChar">
    <w:name w:val="Body Text Char"/>
    <w:basedOn w:val="DefaultParagraphFont"/>
    <w:link w:val="BodyText"/>
    <w:uiPriority w:val="99"/>
    <w:rsid w:val="00057570"/>
    <w:rPr>
      <w:rFonts w:ascii="Times New Roman" w:hAnsi="Times New Roman" w:cs="Times New Roman"/>
      <w:b/>
      <w:bCs/>
      <w:sz w:val="40"/>
      <w:szCs w:val="40"/>
    </w:rPr>
  </w:style>
  <w:style w:type="paragraph" w:styleId="BodyTextIndent">
    <w:name w:val="Body Text Indent"/>
    <w:basedOn w:val="Normal"/>
    <w:link w:val="BodyTextIndentChar"/>
    <w:uiPriority w:val="99"/>
    <w:unhideWhenUsed/>
    <w:rsid w:val="0005071F"/>
    <w:pPr>
      <w:spacing w:after="0"/>
      <w:ind w:left="57"/>
    </w:pPr>
    <w:rPr>
      <w:rFonts w:ascii="Times New Roman" w:hAnsi="Times New Roman" w:cs="Times New Roman"/>
      <w:sz w:val="32"/>
      <w:szCs w:val="32"/>
    </w:rPr>
  </w:style>
  <w:style w:type="character" w:customStyle="1" w:styleId="BodyTextIndentChar">
    <w:name w:val="Body Text Indent Char"/>
    <w:basedOn w:val="DefaultParagraphFont"/>
    <w:link w:val="BodyTextIndent"/>
    <w:uiPriority w:val="99"/>
    <w:rsid w:val="0005071F"/>
    <w:rPr>
      <w:rFonts w:ascii="Times New Roman" w:hAnsi="Times New Roman" w:cs="Times New Roman"/>
      <w:sz w:val="32"/>
      <w:szCs w:val="32"/>
    </w:rPr>
  </w:style>
  <w:style w:type="table" w:styleId="TableGrid">
    <w:name w:val="Table Grid"/>
    <w:basedOn w:val="TableNormal"/>
    <w:uiPriority w:val="39"/>
    <w:rsid w:val="00A27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27F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B20A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21569"/>
    <w:rPr>
      <w:color w:val="0563C1" w:themeColor="hyperlink"/>
      <w:u w:val="single"/>
    </w:rPr>
  </w:style>
  <w:style w:type="character" w:styleId="UnresolvedMention">
    <w:name w:val="Unresolved Mention"/>
    <w:basedOn w:val="DefaultParagraphFont"/>
    <w:uiPriority w:val="99"/>
    <w:semiHidden/>
    <w:unhideWhenUsed/>
    <w:rsid w:val="00A21569"/>
    <w:rPr>
      <w:color w:val="605E5C"/>
      <w:shd w:val="clear" w:color="auto" w:fill="E1DFDD"/>
    </w:rPr>
  </w:style>
  <w:style w:type="paragraph" w:styleId="TOCHeading">
    <w:name w:val="TOC Heading"/>
    <w:basedOn w:val="Heading1"/>
    <w:next w:val="Normal"/>
    <w:uiPriority w:val="39"/>
    <w:unhideWhenUsed/>
    <w:qFormat/>
    <w:rsid w:val="002C0ED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25E4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A7F2B-0399-4067-B038-43A385B44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5331</Words>
  <Characters>30393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NAJAH SULTHANA</dc:creator>
  <cp:keywords/>
  <dc:description/>
  <cp:lastModifiedBy>NAJAH SULTHANA</cp:lastModifiedBy>
  <cp:revision>2</cp:revision>
  <cp:lastPrinted>2026-04-24T21:29:00Z</cp:lastPrinted>
  <dcterms:created xsi:type="dcterms:W3CDTF">2026-04-29T04:54:00Z</dcterms:created>
  <dcterms:modified xsi:type="dcterms:W3CDTF">2026-04-29T04:54:00Z</dcterms:modified>
</cp:coreProperties>
</file>